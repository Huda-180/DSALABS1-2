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EBD81" w14:textId="77777777" w:rsidR="002011AB" w:rsidRDefault="002011AB"/>
    <w:p w14:paraId="5468AD4B" w14:textId="77777777" w:rsidR="002011AB" w:rsidRDefault="002011AB">
      <w:pPr>
        <w:pStyle w:val="Heading1"/>
        <w:jc w:val="center"/>
        <w:rPr>
          <w:rFonts w:ascii="Calibri" w:eastAsia="Calibri" w:hAnsi="Calibri" w:cs="Calibri"/>
        </w:rPr>
      </w:pPr>
    </w:p>
    <w:p w14:paraId="4ECCEF43" w14:textId="77777777" w:rsidR="002011AB" w:rsidRDefault="001325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 of Computing</w:t>
      </w:r>
    </w:p>
    <w:p w14:paraId="2703AF17" w14:textId="77777777" w:rsidR="002011AB" w:rsidRDefault="002011AB">
      <w:pPr>
        <w:jc w:val="center"/>
        <w:rPr>
          <w:b/>
          <w:bCs/>
          <w:sz w:val="36"/>
          <w:szCs w:val="36"/>
        </w:rPr>
      </w:pPr>
    </w:p>
    <w:p w14:paraId="5360BF59" w14:textId="77777777" w:rsidR="002011AB" w:rsidRDefault="001325A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CS: Data Structures and Algorithms</w:t>
      </w:r>
    </w:p>
    <w:p w14:paraId="4199A9CD" w14:textId="77777777" w:rsidR="002011AB" w:rsidRPr="00C60D49" w:rsidRDefault="001325AC">
      <w:pPr>
        <w:spacing w:before="240" w:after="240" w:line="240" w:lineRule="auto"/>
        <w:jc w:val="center"/>
        <w:rPr>
          <w:b/>
          <w:sz w:val="36"/>
          <w:rPrChange w:id="0" w:author="Comparison" w:date="2026-09-08T22:59:00Z">
            <w:rPr>
              <w:b/>
              <w:bCs/>
              <w:sz w:val="28"/>
              <w:szCs w:val="28"/>
            </w:rPr>
          </w:rPrChange>
        </w:rPr>
      </w:pPr>
      <w:r w:rsidRPr="00C60D49">
        <w:rPr>
          <w:b/>
          <w:sz w:val="36"/>
          <w:rPrChange w:id="1" w:author="Comparison" w:date="2026-09-08T22:59:00Z">
            <w:rPr>
              <w:b/>
              <w:bCs/>
              <w:sz w:val="28"/>
              <w:szCs w:val="28"/>
            </w:rPr>
          </w:rPrChange>
        </w:rPr>
        <w:t>Class: BSCS-</w:t>
      </w:r>
      <w:del w:id="2" w:author="Comparison" w:date="2026-09-08T22:59:00Z">
        <w:r>
          <w:rPr>
            <w:b/>
            <w:bCs/>
            <w:sz w:val="28"/>
            <w:szCs w:val="28"/>
          </w:rPr>
          <w:delText>15D / BSCS-</w:delText>
        </w:r>
      </w:del>
      <w:r w:rsidRPr="00C60D49">
        <w:rPr>
          <w:b/>
          <w:sz w:val="36"/>
          <w:rPrChange w:id="3" w:author="Comparison" w:date="2026-09-08T22:59:00Z">
            <w:rPr>
              <w:b/>
              <w:bCs/>
              <w:sz w:val="28"/>
              <w:szCs w:val="28"/>
            </w:rPr>
          </w:rPrChange>
        </w:rPr>
        <w:t>15E</w:t>
      </w:r>
    </w:p>
    <w:p w14:paraId="716CC260" w14:textId="77777777" w:rsidR="00C60D49" w:rsidRPr="00C60D49" w:rsidRDefault="00C60D49">
      <w:pPr>
        <w:spacing w:before="240" w:after="240" w:line="240" w:lineRule="auto"/>
        <w:jc w:val="center"/>
        <w:rPr>
          <w:ins w:id="4" w:author="Comparison" w:date="2026-09-08T22:59:00Z"/>
          <w:b/>
          <w:bCs/>
          <w:sz w:val="36"/>
          <w:szCs w:val="36"/>
        </w:rPr>
      </w:pPr>
      <w:proofErr w:type="gramStart"/>
      <w:ins w:id="5" w:author="Comparison" w:date="2026-09-08T22:59:00Z">
        <w:r w:rsidRPr="00C60D49">
          <w:rPr>
            <w:b/>
            <w:bCs/>
            <w:sz w:val="36"/>
            <w:szCs w:val="36"/>
          </w:rPr>
          <w:t>NAME:NOOR</w:t>
        </w:r>
        <w:proofErr w:type="gramEnd"/>
        <w:r w:rsidRPr="00C60D49">
          <w:rPr>
            <w:b/>
            <w:bCs/>
            <w:sz w:val="36"/>
            <w:szCs w:val="36"/>
          </w:rPr>
          <w:t>-UL-HUDA</w:t>
        </w:r>
      </w:ins>
    </w:p>
    <w:p w14:paraId="7469DB2A" w14:textId="77777777" w:rsidR="00C60D49" w:rsidRDefault="00C60D49">
      <w:pPr>
        <w:spacing w:before="240" w:after="240" w:line="240" w:lineRule="auto"/>
        <w:jc w:val="center"/>
        <w:rPr>
          <w:ins w:id="6" w:author="Comparison" w:date="2026-09-08T22:59:00Z"/>
          <w:b/>
          <w:bCs/>
          <w:sz w:val="28"/>
          <w:szCs w:val="28"/>
        </w:rPr>
      </w:pPr>
      <w:ins w:id="7" w:author="Comparison" w:date="2026-09-08T22:59:00Z">
        <w:r w:rsidRPr="00C60D49">
          <w:rPr>
            <w:b/>
            <w:bCs/>
            <w:sz w:val="36"/>
            <w:szCs w:val="36"/>
          </w:rPr>
          <w:t>CMS:542148</w:t>
        </w:r>
      </w:ins>
    </w:p>
    <w:p w14:paraId="3F13E99A" w14:textId="77777777" w:rsidR="002011AB" w:rsidRDefault="002011AB">
      <w:pPr>
        <w:jc w:val="center"/>
        <w:rPr>
          <w:b/>
          <w:bCs/>
          <w:sz w:val="36"/>
          <w:szCs w:val="36"/>
        </w:rPr>
      </w:pPr>
    </w:p>
    <w:p w14:paraId="79F58166" w14:textId="77777777" w:rsidR="002011AB" w:rsidRDefault="001325A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01: Introduction to Version Control (Git) and Simple Test Cases</w:t>
      </w:r>
    </w:p>
    <w:p w14:paraId="5A7218B2" w14:textId="77777777" w:rsidR="002011AB" w:rsidRDefault="001325AC">
      <w:pPr>
        <w:spacing w:after="60" w:line="259" w:lineRule="auto"/>
      </w:pPr>
      <w:r>
        <w:rPr>
          <w:b/>
          <w:bCs/>
          <w:sz w:val="24"/>
          <w:szCs w:val="24"/>
        </w:rPr>
        <w:t xml:space="preserve">CLO 3: </w:t>
      </w:r>
      <w:r>
        <w:rPr>
          <w:sz w:val="24"/>
          <w:szCs w:val="24"/>
        </w:rPr>
        <w:t>Practice programs using current IDEs while testing and documenting programs according to accepted standards.</w:t>
      </w:r>
    </w:p>
    <w:p w14:paraId="662A3B34" w14:textId="77777777" w:rsidR="002011AB" w:rsidRDefault="001325AC">
      <w:pPr>
        <w:spacing w:after="60" w:line="259" w:lineRule="auto"/>
      </w:pPr>
      <w:r>
        <w:rPr>
          <w:b/>
          <w:bCs/>
          <w:sz w:val="24"/>
          <w:szCs w:val="24"/>
        </w:rPr>
        <w:t xml:space="preserve">CLO 4: </w:t>
      </w:r>
      <w:r>
        <w:rPr>
          <w:sz w:val="24"/>
          <w:szCs w:val="24"/>
        </w:rPr>
        <w:t>Demonstrate professional practice through meaningful commits, attribution, and academic integrity.</w:t>
      </w:r>
    </w:p>
    <w:p w14:paraId="7D2E3239" w14:textId="77777777" w:rsidR="002011AB" w:rsidRDefault="002011AB">
      <w:pPr>
        <w:jc w:val="center"/>
        <w:rPr>
          <w:b/>
          <w:bCs/>
          <w:sz w:val="36"/>
          <w:szCs w:val="36"/>
        </w:rPr>
      </w:pPr>
    </w:p>
    <w:p w14:paraId="7049A9F8" w14:textId="77777777" w:rsidR="002011AB" w:rsidRDefault="002011AB">
      <w:pPr>
        <w:jc w:val="center"/>
        <w:rPr>
          <w:b/>
          <w:bCs/>
          <w:sz w:val="36"/>
          <w:szCs w:val="36"/>
        </w:rPr>
      </w:pPr>
    </w:p>
    <w:p w14:paraId="550A7346" w14:textId="77777777" w:rsidR="002011AB" w:rsidRDefault="001325AC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Date: 8</w:t>
      </w:r>
      <w:r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September 2026</w:t>
      </w:r>
    </w:p>
    <w:p w14:paraId="0CF518BA" w14:textId="77777777" w:rsidR="002011AB" w:rsidRDefault="001325AC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Time: 2 PM – 5</w:t>
      </w:r>
      <w:r>
        <w:rPr>
          <w:b/>
          <w:bCs/>
          <w:sz w:val="24"/>
          <w:szCs w:val="24"/>
        </w:rPr>
        <w:t xml:space="preserve"> PM</w:t>
      </w:r>
    </w:p>
    <w:p w14:paraId="31C2584F" w14:textId="77777777" w:rsidR="002011AB" w:rsidRDefault="002011AB">
      <w:pPr>
        <w:jc w:val="center"/>
        <w:rPr>
          <w:b/>
          <w:bCs/>
        </w:rPr>
      </w:pPr>
    </w:p>
    <w:p w14:paraId="07C2A625" w14:textId="77777777" w:rsidR="002011AB" w:rsidRDefault="001325AC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Instructor: Sara Tariq Sheikh</w:t>
      </w:r>
    </w:p>
    <w:p w14:paraId="516C8BF1" w14:textId="77777777" w:rsidR="002011AB" w:rsidRDefault="001325AC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Lab Engineer: Urooj Akmal</w:t>
      </w:r>
    </w:p>
    <w:p w14:paraId="4C4186B9" w14:textId="77777777" w:rsidR="002011AB" w:rsidRDefault="002011AB">
      <w:pPr>
        <w:jc w:val="center"/>
        <w:rPr>
          <w:b/>
          <w:bCs/>
        </w:rPr>
      </w:pPr>
    </w:p>
    <w:p w14:paraId="08DA4FD0" w14:textId="77777777" w:rsidR="002011AB" w:rsidRDefault="001325AC" w:rsidP="00A25C26">
      <w:pPr>
        <w:pStyle w:val="Heading1"/>
        <w:keepNext w:val="0"/>
        <w:spacing w:before="480" w:after="120" w:line="259" w:lineRule="auto"/>
        <w:rPr>
          <w:rFonts w:ascii="Calibri" w:eastAsia="Calibri" w:hAnsi="Calibri" w:cs="Calibri"/>
          <w:sz w:val="36"/>
          <w:szCs w:val="36"/>
        </w:rPr>
      </w:pPr>
      <w:bookmarkStart w:id="8" w:name="_heading=h.r5jcwh335jx3" w:colFirst="0" w:colLast="0"/>
      <w:bookmarkEnd w:id="8"/>
      <w:r>
        <w:rPr>
          <w:rFonts w:ascii="Calibri" w:eastAsia="Calibri" w:hAnsi="Calibri" w:cs="Calibri"/>
          <w:sz w:val="46"/>
          <w:szCs w:val="46"/>
        </w:rPr>
        <w:t xml:space="preserve">                 </w:t>
      </w:r>
      <w:r>
        <w:rPr>
          <w:rFonts w:ascii="Calibri" w:eastAsia="Calibri" w:hAnsi="Calibri" w:cs="Calibri"/>
          <w:sz w:val="36"/>
          <w:szCs w:val="36"/>
        </w:rPr>
        <w:t>Lab 1: Arrays, Basic OOP and Git</w:t>
      </w:r>
    </w:p>
    <w:p w14:paraId="3A34818E" w14:textId="77777777" w:rsidR="002011AB" w:rsidRDefault="001325AC">
      <w:pPr>
        <w:pStyle w:val="Heading1"/>
        <w:keepNext w:val="0"/>
        <w:spacing w:before="480" w:after="120" w:line="259" w:lineRule="auto"/>
        <w:rPr>
          <w:del w:id="9" w:author="Comparison" w:date="2026-09-08T22:59:00Z"/>
          <w:rFonts w:ascii="Calibri" w:eastAsia="Calibri" w:hAnsi="Calibri" w:cs="Calibri"/>
          <w:sz w:val="30"/>
          <w:szCs w:val="30"/>
        </w:rPr>
      </w:pPr>
      <w:bookmarkStart w:id="10" w:name="_heading=h.2xhabcumjd8e" w:colFirst="0" w:colLast="0"/>
      <w:bookmarkEnd w:id="10"/>
      <w:del w:id="11" w:author="Comparison" w:date="2026-09-08T22:59:00Z">
        <w:r>
          <w:rPr>
            <w:rFonts w:ascii="Calibri" w:eastAsia="Calibri" w:hAnsi="Calibri" w:cs="Calibri"/>
            <w:sz w:val="30"/>
            <w:szCs w:val="30"/>
          </w:rPr>
          <w:delText>Introduction</w:delText>
        </w:r>
      </w:del>
    </w:p>
    <w:p w14:paraId="0B5AF7C3" w14:textId="77777777" w:rsidR="002011AB" w:rsidRDefault="001325AC">
      <w:pPr>
        <w:spacing w:after="80" w:line="259" w:lineRule="auto"/>
        <w:rPr>
          <w:del w:id="12" w:author="Comparison" w:date="2026-09-08T22:59:00Z"/>
          <w:sz w:val="24"/>
          <w:szCs w:val="24"/>
        </w:rPr>
      </w:pPr>
      <w:del w:id="13" w:author="Comparison" w:date="2026-09-08T22:59:00Z">
        <w:r>
          <w:rPr>
            <w:sz w:val="24"/>
            <w:szCs w:val="24"/>
          </w:rPr>
          <w:delText>This lab revisits small C++ programs before moving to more complex data structures. You will practise array indices and loops, create a class and objects, check outputs manually, and save your work with Git. Work through one task at a time.</w:delText>
        </w:r>
      </w:del>
    </w:p>
    <w:p w14:paraId="3BDF98C8" w14:textId="77777777" w:rsidR="002011AB" w:rsidRDefault="001325AC">
      <w:pPr>
        <w:pStyle w:val="Heading1"/>
        <w:keepNext w:val="0"/>
        <w:spacing w:before="480" w:after="120" w:line="259" w:lineRule="auto"/>
        <w:rPr>
          <w:del w:id="14" w:author="Comparison" w:date="2026-09-08T22:59:00Z"/>
          <w:rFonts w:ascii="Calibri" w:eastAsia="Calibri" w:hAnsi="Calibri" w:cs="Calibri"/>
          <w:sz w:val="30"/>
          <w:szCs w:val="30"/>
        </w:rPr>
      </w:pPr>
      <w:bookmarkStart w:id="15" w:name="_heading=h.ezkfu112y6mf" w:colFirst="0" w:colLast="0"/>
      <w:bookmarkEnd w:id="15"/>
      <w:del w:id="16" w:author="Comparison" w:date="2026-09-08T22:59:00Z">
        <w:r>
          <w:rPr>
            <w:rFonts w:ascii="Calibri" w:eastAsia="Calibri" w:hAnsi="Calibri" w:cs="Calibri"/>
            <w:sz w:val="30"/>
            <w:szCs w:val="30"/>
          </w:rPr>
          <w:delText>Objectives</w:delText>
        </w:r>
      </w:del>
    </w:p>
    <w:p w14:paraId="0BF4F931" w14:textId="77777777" w:rsidR="002011AB" w:rsidRDefault="001325AC">
      <w:pPr>
        <w:numPr>
          <w:ilvl w:val="0"/>
          <w:numId w:val="1"/>
        </w:numPr>
        <w:spacing w:line="259" w:lineRule="auto"/>
        <w:ind w:left="540"/>
        <w:rPr>
          <w:del w:id="17" w:author="Comparison" w:date="2026-09-08T22:59:00Z"/>
          <w:sz w:val="24"/>
          <w:szCs w:val="24"/>
        </w:rPr>
      </w:pPr>
      <w:del w:id="18" w:author="Comparison" w:date="2026-09-08T22:59:00Z">
        <w:r>
          <w:rPr>
            <w:sz w:val="24"/>
            <w:szCs w:val="24"/>
          </w:rPr>
          <w:delText>Declare an integer array and identify its valid indices.</w:delText>
        </w:r>
      </w:del>
    </w:p>
    <w:p w14:paraId="500879AF" w14:textId="77777777" w:rsidR="002011AB" w:rsidRDefault="001325AC">
      <w:pPr>
        <w:numPr>
          <w:ilvl w:val="0"/>
          <w:numId w:val="1"/>
        </w:numPr>
        <w:spacing w:line="259" w:lineRule="auto"/>
        <w:ind w:left="540"/>
        <w:rPr>
          <w:del w:id="19" w:author="Comparison" w:date="2026-09-08T22:59:00Z"/>
          <w:sz w:val="24"/>
          <w:szCs w:val="24"/>
        </w:rPr>
      </w:pPr>
      <w:del w:id="20" w:author="Comparison" w:date="2026-09-08T22:59:00Z"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 </w:delText>
        </w:r>
        <w:r>
          <w:rPr>
            <w:sz w:val="24"/>
            <w:szCs w:val="24"/>
          </w:rPr>
          <w:delText>Read, update and display array elements using a loop.</w:delText>
        </w:r>
      </w:del>
    </w:p>
    <w:p w14:paraId="703100D8" w14:textId="77777777" w:rsidR="002011AB" w:rsidRDefault="001325AC">
      <w:pPr>
        <w:numPr>
          <w:ilvl w:val="0"/>
          <w:numId w:val="1"/>
        </w:numPr>
        <w:spacing w:line="259" w:lineRule="auto"/>
        <w:ind w:left="540"/>
        <w:rPr>
          <w:del w:id="21" w:author="Comparison" w:date="2026-09-08T22:59:00Z"/>
          <w:sz w:val="24"/>
          <w:szCs w:val="24"/>
        </w:rPr>
      </w:pPr>
      <w:del w:id="22" w:author="Comparison" w:date="2026-09-08T22:59:00Z">
        <w:r>
          <w:rPr>
            <w:sz w:val="24"/>
            <w:szCs w:val="24"/>
          </w:rPr>
          <w:delText xml:space="preserve"> Calculate a total and check it using simple test cases.</w:delText>
        </w:r>
      </w:del>
    </w:p>
    <w:p w14:paraId="22FA493E" w14:textId="77777777" w:rsidR="002011AB" w:rsidRDefault="001325AC">
      <w:pPr>
        <w:numPr>
          <w:ilvl w:val="0"/>
          <w:numId w:val="1"/>
        </w:numPr>
        <w:spacing w:line="259" w:lineRule="auto"/>
        <w:ind w:left="540"/>
        <w:rPr>
          <w:del w:id="23" w:author="Comparison" w:date="2026-09-08T22:59:00Z"/>
          <w:sz w:val="24"/>
          <w:szCs w:val="24"/>
        </w:rPr>
      </w:pPr>
      <w:del w:id="24" w:author="Comparison" w:date="2026-09-08T22:59:00Z">
        <w:r>
          <w:rPr>
            <w:sz w:val="24"/>
            <w:szCs w:val="24"/>
          </w:rPr>
          <w:delText xml:space="preserve"> Distinguish a class from an object and use data members and a member function.</w:delText>
        </w:r>
      </w:del>
    </w:p>
    <w:p w14:paraId="76D8A337" w14:textId="77777777" w:rsidR="002011AB" w:rsidRDefault="001325AC">
      <w:pPr>
        <w:numPr>
          <w:ilvl w:val="0"/>
          <w:numId w:val="1"/>
        </w:numPr>
        <w:spacing w:line="259" w:lineRule="auto"/>
        <w:ind w:left="540"/>
        <w:rPr>
          <w:del w:id="25" w:author="Comparison" w:date="2026-09-08T22:59:00Z"/>
          <w:sz w:val="24"/>
          <w:szCs w:val="24"/>
        </w:rPr>
      </w:pPr>
      <w:del w:id="26" w:author="Comparison" w:date="2026-09-08T22:59:00Z">
        <w:r>
          <w:rPr>
            <w:sz w:val="24"/>
            <w:szCs w:val="24"/>
          </w:rPr>
          <w:delText xml:space="preserve">Create </w:delText>
        </w:r>
        <w:r>
          <w:rPr>
            <w:sz w:val="24"/>
            <w:szCs w:val="24"/>
          </w:rPr>
          <w:delText>a local Git repository and save two meaningful commits.</w:delText>
        </w:r>
      </w:del>
    </w:p>
    <w:p w14:paraId="6FFA710F" w14:textId="77777777" w:rsidR="002011AB" w:rsidRDefault="001325AC">
      <w:pPr>
        <w:pStyle w:val="Heading1"/>
        <w:keepNext w:val="0"/>
        <w:spacing w:before="480" w:after="120" w:line="259" w:lineRule="auto"/>
        <w:rPr>
          <w:del w:id="27" w:author="Comparison" w:date="2026-09-08T22:59:00Z"/>
          <w:rFonts w:ascii="Calibri" w:eastAsia="Calibri" w:hAnsi="Calibri" w:cs="Calibri"/>
          <w:sz w:val="30"/>
          <w:szCs w:val="30"/>
        </w:rPr>
      </w:pPr>
      <w:bookmarkStart w:id="28" w:name="_heading=h.iimmmggos1zw" w:colFirst="0" w:colLast="0"/>
      <w:bookmarkEnd w:id="28"/>
      <w:del w:id="29" w:author="Comparison" w:date="2026-09-08T22:59:00Z">
        <w:r>
          <w:rPr>
            <w:rFonts w:ascii="Calibri" w:eastAsia="Calibri" w:hAnsi="Calibri" w:cs="Calibri"/>
            <w:sz w:val="30"/>
            <w:szCs w:val="30"/>
          </w:rPr>
          <w:delText>Tools/Software Requirements</w:delText>
        </w:r>
      </w:del>
    </w:p>
    <w:p w14:paraId="75D044DB" w14:textId="77777777" w:rsidR="002011AB" w:rsidRDefault="001325AC">
      <w:pPr>
        <w:spacing w:after="80" w:line="259" w:lineRule="auto"/>
        <w:rPr>
          <w:del w:id="30" w:author="Comparison" w:date="2026-09-08T22:59:00Z"/>
        </w:rPr>
      </w:pPr>
      <w:del w:id="31" w:author="Comparison" w:date="2026-09-08T22:59:00Z">
        <w:r>
          <w:delText>A C++ compiler/IDE and Git with a terminal or Git Bash. Use the IDE to compile and run each source file separately. Your instructor will help with Git setup.</w:delText>
        </w:r>
      </w:del>
    </w:p>
    <w:p w14:paraId="51EE81DD" w14:textId="77777777" w:rsidR="002011AB" w:rsidRDefault="001325AC">
      <w:pPr>
        <w:pStyle w:val="Heading1"/>
        <w:keepNext w:val="0"/>
        <w:spacing w:before="480" w:after="120" w:line="259" w:lineRule="auto"/>
        <w:rPr>
          <w:del w:id="32" w:author="Comparison" w:date="2026-09-08T22:59:00Z"/>
          <w:rFonts w:ascii="Calibri" w:eastAsia="Calibri" w:hAnsi="Calibri" w:cs="Calibri"/>
          <w:sz w:val="30"/>
          <w:szCs w:val="30"/>
        </w:rPr>
      </w:pPr>
      <w:bookmarkStart w:id="33" w:name="_heading=h.zfdcfakwf4d5" w:colFirst="0" w:colLast="0"/>
      <w:bookmarkEnd w:id="33"/>
      <w:del w:id="34" w:author="Comparison" w:date="2026-09-08T22:59:00Z">
        <w:r>
          <w:rPr>
            <w:rFonts w:ascii="Calibri" w:eastAsia="Calibri" w:hAnsi="Calibri" w:cs="Calibri"/>
            <w:sz w:val="30"/>
            <w:szCs w:val="30"/>
          </w:rPr>
          <w:delText>Arrays</w:delText>
        </w:r>
      </w:del>
    </w:p>
    <w:p w14:paraId="45F8E250" w14:textId="77777777" w:rsidR="002011AB" w:rsidRDefault="001325AC">
      <w:pPr>
        <w:numPr>
          <w:ilvl w:val="0"/>
          <w:numId w:val="1"/>
        </w:numPr>
        <w:spacing w:after="80" w:line="259" w:lineRule="auto"/>
        <w:ind w:left="360"/>
        <w:rPr>
          <w:del w:id="35" w:author="Comparison" w:date="2026-09-08T22:59:00Z"/>
        </w:rPr>
      </w:pPr>
      <w:del w:id="36" w:author="Comparison" w:date="2026-09-08T22:59:00Z">
        <w:r>
          <w:delText>An arra</w:delText>
        </w:r>
        <w:r>
          <w:delText>y stores a fixed number of elements of the same type. Each element has an index (position number). C++ array indices start at 0.</w:delText>
        </w:r>
      </w:del>
    </w:p>
    <w:p w14:paraId="780EE788" w14:textId="77777777" w:rsidR="002011AB" w:rsidRDefault="001325AC">
      <w:pPr>
        <w:spacing w:after="0" w:line="259" w:lineRule="auto"/>
        <w:jc w:val="center"/>
        <w:rPr>
          <w:del w:id="37" w:author="Comparison" w:date="2026-09-08T22:59:00Z"/>
        </w:rPr>
      </w:pPr>
      <w:del w:id="38" w:author="Comparison" w:date="2026-09-08T22:59:00Z">
        <w:r>
          <w:delText>int values[3] = {5, 10, 15};</w:delText>
        </w:r>
      </w:del>
    </w:p>
    <w:p w14:paraId="6ED54FC1" w14:textId="77777777" w:rsidR="002011AB" w:rsidRDefault="001325AC">
      <w:pPr>
        <w:spacing w:after="0" w:line="259" w:lineRule="auto"/>
        <w:jc w:val="center"/>
        <w:rPr>
          <w:del w:id="39" w:author="Comparison" w:date="2026-09-08T22:59:00Z"/>
        </w:rPr>
      </w:pPr>
      <w:del w:id="40" w:author="Comparison" w:date="2026-09-08T22:59:00Z">
        <w:r>
          <w:delText xml:space="preserve">cout &lt;&lt; values[0];   </w:delText>
        </w:r>
      </w:del>
    </w:p>
    <w:p w14:paraId="086188FE" w14:textId="77777777" w:rsidR="002011AB" w:rsidRDefault="001325AC">
      <w:pPr>
        <w:spacing w:after="0" w:line="259" w:lineRule="auto"/>
        <w:jc w:val="center"/>
        <w:rPr>
          <w:del w:id="41" w:author="Comparison" w:date="2026-09-08T22:59:00Z"/>
        </w:rPr>
      </w:pPr>
      <w:del w:id="42" w:author="Comparison" w:date="2026-09-08T22:59:00Z">
        <w:r>
          <w:delText xml:space="preserve">values[1] = 12;  </w:delText>
        </w:r>
      </w:del>
    </w:p>
    <w:p w14:paraId="20D11EB7" w14:textId="77777777" w:rsidR="002011AB" w:rsidRDefault="002011AB">
      <w:pPr>
        <w:spacing w:after="0" w:line="259" w:lineRule="auto"/>
        <w:ind w:left="1260"/>
        <w:rPr>
          <w:del w:id="43" w:author="Comparison" w:date="2026-09-08T22:59:00Z"/>
        </w:rPr>
      </w:pPr>
    </w:p>
    <w:tbl>
      <w:tblPr>
        <w:tblStyle w:val="a1"/>
        <w:tblW w:w="8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040"/>
        <w:gridCol w:w="2055"/>
        <w:gridCol w:w="2055"/>
      </w:tblGrid>
      <w:tr w:rsidR="002011AB" w14:paraId="2226BBC7" w14:textId="77777777">
        <w:trPr>
          <w:trHeight w:val="360"/>
          <w:del w:id="44" w:author="Comparison" w:date="2026-09-08T22:59:00Z"/>
        </w:trPr>
        <w:tc>
          <w:tcPr>
            <w:tcW w:w="273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40CED" w14:textId="77777777" w:rsidR="002011AB" w:rsidRDefault="001325AC">
            <w:pPr>
              <w:spacing w:before="40" w:after="40" w:line="259" w:lineRule="auto"/>
              <w:rPr>
                <w:del w:id="45" w:author="Comparison" w:date="2026-09-08T22:59:00Z"/>
                <w:b/>
                <w:bCs/>
              </w:rPr>
            </w:pPr>
            <w:del w:id="46" w:author="Comparison" w:date="2026-09-08T22:59:00Z">
              <w:r>
                <w:rPr>
                  <w:b/>
                  <w:bCs/>
                </w:rPr>
                <w:delText>Index</w:delText>
              </w:r>
            </w:del>
          </w:p>
        </w:tc>
        <w:tc>
          <w:tcPr>
            <w:tcW w:w="204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0ADA5" w14:textId="77777777" w:rsidR="002011AB" w:rsidRDefault="001325AC">
            <w:pPr>
              <w:spacing w:before="40" w:after="40" w:line="259" w:lineRule="auto"/>
              <w:rPr>
                <w:del w:id="47" w:author="Comparison" w:date="2026-09-08T22:59:00Z"/>
                <w:b/>
                <w:bCs/>
              </w:rPr>
            </w:pPr>
            <w:del w:id="48" w:author="Comparison" w:date="2026-09-08T22:59:00Z">
              <w:r>
                <w:rPr>
                  <w:b/>
                  <w:bCs/>
                </w:rPr>
                <w:delText>0</w:delText>
              </w:r>
            </w:del>
          </w:p>
        </w:tc>
        <w:tc>
          <w:tcPr>
            <w:tcW w:w="205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29312" w14:textId="77777777" w:rsidR="002011AB" w:rsidRDefault="001325AC">
            <w:pPr>
              <w:spacing w:before="40" w:after="40" w:line="259" w:lineRule="auto"/>
              <w:rPr>
                <w:del w:id="49" w:author="Comparison" w:date="2026-09-08T22:59:00Z"/>
                <w:b/>
                <w:bCs/>
              </w:rPr>
            </w:pPr>
            <w:del w:id="50" w:author="Comparison" w:date="2026-09-08T22:59:00Z">
              <w:r>
                <w:rPr>
                  <w:b/>
                  <w:bCs/>
                </w:rPr>
                <w:delText>1</w:delText>
              </w:r>
            </w:del>
          </w:p>
        </w:tc>
        <w:tc>
          <w:tcPr>
            <w:tcW w:w="205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0E464" w14:textId="77777777" w:rsidR="002011AB" w:rsidRDefault="001325AC">
            <w:pPr>
              <w:spacing w:before="40" w:after="40" w:line="259" w:lineRule="auto"/>
              <w:rPr>
                <w:del w:id="51" w:author="Comparison" w:date="2026-09-08T22:59:00Z"/>
                <w:b/>
                <w:bCs/>
              </w:rPr>
            </w:pPr>
            <w:del w:id="52" w:author="Comparison" w:date="2026-09-08T22:59:00Z">
              <w:r>
                <w:rPr>
                  <w:b/>
                  <w:bCs/>
                </w:rPr>
                <w:delText>2</w:delText>
              </w:r>
            </w:del>
          </w:p>
        </w:tc>
      </w:tr>
      <w:tr w:rsidR="002011AB" w14:paraId="6A387DD4" w14:textId="77777777">
        <w:trPr>
          <w:trHeight w:val="360"/>
          <w:del w:id="53" w:author="Comparison" w:date="2026-09-08T22:59:00Z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E86E7" w14:textId="77777777" w:rsidR="002011AB" w:rsidRDefault="001325AC">
            <w:pPr>
              <w:spacing w:before="40" w:after="40" w:line="259" w:lineRule="auto"/>
              <w:rPr>
                <w:del w:id="54" w:author="Comparison" w:date="2026-09-08T22:59:00Z"/>
              </w:rPr>
            </w:pPr>
            <w:del w:id="55" w:author="Comparison" w:date="2026-09-08T22:59:00Z">
              <w:r>
                <w:delText>Original value</w:delText>
              </w:r>
            </w:del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A1BF1" w14:textId="77777777" w:rsidR="002011AB" w:rsidRDefault="001325AC">
            <w:pPr>
              <w:spacing w:before="40" w:after="40" w:line="259" w:lineRule="auto"/>
              <w:rPr>
                <w:del w:id="56" w:author="Comparison" w:date="2026-09-08T22:59:00Z"/>
              </w:rPr>
            </w:pPr>
            <w:del w:id="57" w:author="Comparison" w:date="2026-09-08T22:59:00Z">
              <w:r>
                <w:delText>5</w:delText>
              </w:r>
            </w:del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EC618" w14:textId="77777777" w:rsidR="002011AB" w:rsidRDefault="001325AC">
            <w:pPr>
              <w:spacing w:before="40" w:after="40" w:line="259" w:lineRule="auto"/>
              <w:rPr>
                <w:del w:id="58" w:author="Comparison" w:date="2026-09-08T22:59:00Z"/>
              </w:rPr>
            </w:pPr>
            <w:del w:id="59" w:author="Comparison" w:date="2026-09-08T22:59:00Z">
              <w:r>
                <w:delText>10</w:delText>
              </w:r>
            </w:del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23C85" w14:textId="77777777" w:rsidR="002011AB" w:rsidRDefault="001325AC">
            <w:pPr>
              <w:spacing w:before="40" w:after="40" w:line="259" w:lineRule="auto"/>
              <w:rPr>
                <w:del w:id="60" w:author="Comparison" w:date="2026-09-08T22:59:00Z"/>
              </w:rPr>
            </w:pPr>
            <w:del w:id="61" w:author="Comparison" w:date="2026-09-08T22:59:00Z">
              <w:r>
                <w:delText>15</w:delText>
              </w:r>
            </w:del>
          </w:p>
        </w:tc>
      </w:tr>
      <w:tr w:rsidR="002011AB" w14:paraId="75850925" w14:textId="77777777">
        <w:trPr>
          <w:trHeight w:val="360"/>
          <w:del w:id="62" w:author="Comparison" w:date="2026-09-08T22:59:00Z"/>
        </w:trPr>
        <w:tc>
          <w:tcPr>
            <w:tcW w:w="273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011BD" w14:textId="77777777" w:rsidR="002011AB" w:rsidRDefault="001325AC">
            <w:pPr>
              <w:spacing w:before="40" w:after="40" w:line="259" w:lineRule="auto"/>
              <w:rPr>
                <w:del w:id="63" w:author="Comparison" w:date="2026-09-08T22:59:00Z"/>
              </w:rPr>
            </w:pPr>
            <w:del w:id="64" w:author="Comparison" w:date="2026-09-08T22:59:00Z">
              <w:r>
                <w:delText>After the update</w:delText>
              </w:r>
            </w:del>
          </w:p>
        </w:tc>
        <w:tc>
          <w:tcPr>
            <w:tcW w:w="20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54125" w14:textId="77777777" w:rsidR="002011AB" w:rsidRDefault="001325AC">
            <w:pPr>
              <w:spacing w:before="40" w:after="40" w:line="259" w:lineRule="auto"/>
              <w:rPr>
                <w:del w:id="65" w:author="Comparison" w:date="2026-09-08T22:59:00Z"/>
              </w:rPr>
            </w:pPr>
            <w:del w:id="66" w:author="Comparison" w:date="2026-09-08T22:59:00Z">
              <w:r>
                <w:delText>5</w:delText>
              </w:r>
            </w:del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11F33" w14:textId="77777777" w:rsidR="002011AB" w:rsidRDefault="001325AC">
            <w:pPr>
              <w:spacing w:before="40" w:after="40" w:line="259" w:lineRule="auto"/>
              <w:rPr>
                <w:del w:id="67" w:author="Comparison" w:date="2026-09-08T22:59:00Z"/>
              </w:rPr>
            </w:pPr>
            <w:del w:id="68" w:author="Comparison" w:date="2026-09-08T22:59:00Z">
              <w:r>
                <w:delText>12</w:delText>
              </w:r>
            </w:del>
          </w:p>
        </w:tc>
        <w:tc>
          <w:tcPr>
            <w:tcW w:w="205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6E3FC" w14:textId="77777777" w:rsidR="002011AB" w:rsidRDefault="001325AC">
            <w:pPr>
              <w:spacing w:before="40" w:after="40" w:line="259" w:lineRule="auto"/>
              <w:rPr>
                <w:del w:id="69" w:author="Comparison" w:date="2026-09-08T22:59:00Z"/>
              </w:rPr>
            </w:pPr>
            <w:del w:id="70" w:author="Comparison" w:date="2026-09-08T22:59:00Z">
              <w:r>
                <w:delText>15</w:delText>
              </w:r>
            </w:del>
          </w:p>
        </w:tc>
      </w:tr>
    </w:tbl>
    <w:p w14:paraId="0BBCBF0A" w14:textId="77777777" w:rsidR="002011AB" w:rsidRDefault="002011AB">
      <w:pPr>
        <w:spacing w:after="80" w:line="259" w:lineRule="auto"/>
        <w:ind w:left="1260"/>
        <w:rPr>
          <w:del w:id="71" w:author="Comparison" w:date="2026-09-08T22:59:00Z"/>
        </w:rPr>
      </w:pPr>
    </w:p>
    <w:p w14:paraId="62F99A01" w14:textId="77777777" w:rsidR="002011AB" w:rsidRDefault="001325AC">
      <w:pPr>
        <w:spacing w:after="80" w:line="259" w:lineRule="auto"/>
        <w:rPr>
          <w:del w:id="72" w:author="Comparison" w:date="2026-09-08T22:59:00Z"/>
        </w:rPr>
      </w:pPr>
      <w:del w:id="73" w:author="Comparison" w:date="2026-09-08T22:59:00Z">
        <w:r>
          <w:delText>For an array of size 3, valid indices are 0, 1 and 2. Accessing values[3] is outside the array and is invalid. It is not guaranteed to produce an error message.</w:delText>
        </w:r>
      </w:del>
    </w:p>
    <w:p w14:paraId="1C95FB1F" w14:textId="77777777" w:rsidR="002011AB" w:rsidRDefault="002011AB">
      <w:pPr>
        <w:spacing w:after="80" w:line="259" w:lineRule="auto"/>
        <w:rPr>
          <w:del w:id="74" w:author="Comparison" w:date="2026-09-08T22:59:00Z"/>
        </w:rPr>
      </w:pPr>
    </w:p>
    <w:p w14:paraId="40CF972C" w14:textId="77777777" w:rsidR="002011AB" w:rsidRDefault="001325AC">
      <w:pPr>
        <w:spacing w:after="0" w:line="259" w:lineRule="auto"/>
        <w:jc w:val="center"/>
        <w:rPr>
          <w:del w:id="75" w:author="Comparison" w:date="2026-09-08T22:59:00Z"/>
        </w:rPr>
      </w:pPr>
      <w:del w:id="76" w:author="Comparison" w:date="2026-09-08T22:59:00Z">
        <w:r>
          <w:delText>for (int i = 0; i &lt; 3; i++) {</w:delText>
        </w:r>
      </w:del>
    </w:p>
    <w:p w14:paraId="76E754B0" w14:textId="77777777" w:rsidR="002011AB" w:rsidRDefault="001325AC">
      <w:pPr>
        <w:spacing w:after="0" w:line="259" w:lineRule="auto"/>
        <w:jc w:val="center"/>
        <w:rPr>
          <w:del w:id="77" w:author="Comparison" w:date="2026-09-08T22:59:00Z"/>
        </w:rPr>
      </w:pPr>
      <w:del w:id="78" w:author="Comparison" w:date="2026-09-08T22:59:00Z">
        <w:r>
          <w:tab/>
          <w:delText>cout &lt;&lt; values[i] &lt;&lt; " ";</w:delText>
        </w:r>
      </w:del>
    </w:p>
    <w:p w14:paraId="23A8DEBF" w14:textId="77777777" w:rsidR="002011AB" w:rsidRDefault="001325AC">
      <w:pPr>
        <w:spacing w:after="0" w:line="259" w:lineRule="auto"/>
        <w:jc w:val="center"/>
        <w:rPr>
          <w:del w:id="79" w:author="Comparison" w:date="2026-09-08T22:59:00Z"/>
        </w:rPr>
      </w:pPr>
      <w:del w:id="80" w:author="Comparison" w:date="2026-09-08T22:59:00Z">
        <w:r>
          <w:delText>}</w:delText>
        </w:r>
      </w:del>
    </w:p>
    <w:p w14:paraId="20761423" w14:textId="77777777" w:rsidR="002011AB" w:rsidRPr="00A25C26" w:rsidRDefault="002011AB" w:rsidP="006017F0">
      <w:pPr>
        <w:spacing w:after="80" w:line="259" w:lineRule="auto"/>
        <w:jc w:val="center"/>
        <w:rPr>
          <w:moveFrom w:id="81" w:author="Comparison" w:date="2026-09-08T22:59:00Z"/>
          <w:b/>
        </w:rPr>
        <w:pPrChange w:id="82" w:author="Comparison" w:date="2026-09-08T22:59:00Z">
          <w:pPr>
            <w:spacing w:after="0" w:line="259" w:lineRule="auto"/>
            <w:jc w:val="center"/>
          </w:pPr>
        </w:pPrChange>
      </w:pPr>
      <w:moveFromRangeStart w:id="83" w:author="Comparison" w:date="2026-09-08T22:59:00Z" w:name="move239800796"/>
    </w:p>
    <w:p w14:paraId="6CEF58E1" w14:textId="77777777" w:rsidR="002011AB" w:rsidRDefault="001325AC">
      <w:pPr>
        <w:spacing w:after="80" w:line="259" w:lineRule="auto"/>
        <w:rPr>
          <w:del w:id="84" w:author="Comparison" w:date="2026-09-08T22:59:00Z"/>
        </w:rPr>
      </w:pPr>
      <w:moveFrom w:id="85" w:author="Comparison" w:date="2026-09-08T22:59:00Z">
        <w:r w:rsidRPr="00A25C26">
          <w:rPr>
            <w:b/>
          </w:rPr>
          <w:t xml:space="preserve">The </w:t>
        </w:r>
      </w:moveFrom>
      <w:moveFromRangeEnd w:id="83"/>
      <w:del w:id="86" w:author="Comparison" w:date="2026-09-08T22:59:00Z">
        <w:r>
          <w:delText>loop starts at 0, continues while i &lt; 3, and increases i by 1 after each iteration. It displays: 5 12 15.</w:delText>
        </w:r>
      </w:del>
    </w:p>
    <w:p w14:paraId="3531AB99" w14:textId="77777777" w:rsidR="002011AB" w:rsidRDefault="001325AC">
      <w:pPr>
        <w:pStyle w:val="Heading1"/>
        <w:keepNext w:val="0"/>
        <w:spacing w:before="480" w:after="120" w:line="259" w:lineRule="auto"/>
        <w:rPr>
          <w:del w:id="87" w:author="Comparison" w:date="2026-09-08T22:59:00Z"/>
          <w:rFonts w:ascii="Calibri" w:eastAsia="Calibri" w:hAnsi="Calibri" w:cs="Calibri"/>
          <w:sz w:val="30"/>
          <w:szCs w:val="30"/>
        </w:rPr>
      </w:pPr>
      <w:bookmarkStart w:id="88" w:name="_heading=h.no4y0hf801xr" w:colFirst="0" w:colLast="0"/>
      <w:bookmarkEnd w:id="88"/>
      <w:del w:id="89" w:author="Comparison" w:date="2026-09-08T22:59:00Z">
        <w:r>
          <w:rPr>
            <w:rFonts w:ascii="Calibri" w:eastAsia="Calibri" w:hAnsi="Calibri" w:cs="Calibri"/>
            <w:sz w:val="30"/>
            <w:szCs w:val="30"/>
          </w:rPr>
          <w:delText>Object-Oriented Programming (OOP)</w:delText>
        </w:r>
      </w:del>
    </w:p>
    <w:p w14:paraId="4D90C9CC" w14:textId="77777777" w:rsidR="002011AB" w:rsidRDefault="001325AC">
      <w:pPr>
        <w:spacing w:after="80" w:line="259" w:lineRule="auto"/>
        <w:rPr>
          <w:del w:id="90" w:author="Comparison" w:date="2026-09-08T22:59:00Z"/>
        </w:rPr>
      </w:pPr>
      <w:del w:id="91" w:author="Comparison" w:date="2026-09-08T22:59:00Z">
        <w:r>
          <w:delText>A class is a user-defined type that groups related data and functions. An object is an instance of that class. E</w:delText>
        </w:r>
        <w:r>
          <w:delText>ach object has its own values for the ordinary data members used here.</w:delText>
        </w:r>
      </w:del>
    </w:p>
    <w:p w14:paraId="469A804F" w14:textId="77777777" w:rsidR="002011AB" w:rsidRDefault="001325AC">
      <w:pPr>
        <w:spacing w:after="0" w:line="259" w:lineRule="auto"/>
        <w:rPr>
          <w:del w:id="92" w:author="Comparison" w:date="2026-09-08T22:59:00Z"/>
        </w:rPr>
      </w:pPr>
      <w:del w:id="93" w:author="Comparison" w:date="2026-09-08T22:59:00Z">
        <w:r>
          <w:delText>class Box {</w:delText>
        </w:r>
      </w:del>
    </w:p>
    <w:p w14:paraId="30393170" w14:textId="77777777" w:rsidR="002011AB" w:rsidRDefault="001325AC">
      <w:pPr>
        <w:spacing w:after="0" w:line="259" w:lineRule="auto"/>
        <w:rPr>
          <w:del w:id="94" w:author="Comparison" w:date="2026-09-08T22:59:00Z"/>
        </w:rPr>
      </w:pPr>
      <w:del w:id="95" w:author="Comparison" w:date="2026-09-08T22:59:00Z">
        <w:r>
          <w:delText>public:</w:delText>
        </w:r>
      </w:del>
    </w:p>
    <w:p w14:paraId="1D2A6E41" w14:textId="77777777" w:rsidR="002011AB" w:rsidRDefault="001325AC">
      <w:pPr>
        <w:spacing w:after="0" w:line="259" w:lineRule="auto"/>
        <w:rPr>
          <w:del w:id="96" w:author="Comparison" w:date="2026-09-08T22:59:00Z"/>
        </w:rPr>
      </w:pPr>
      <w:del w:id="97" w:author="Comparison" w:date="2026-09-08T22:59:00Z">
        <w:r>
          <w:tab/>
          <w:delText>int length;</w:delText>
        </w:r>
      </w:del>
    </w:p>
    <w:p w14:paraId="7FD481E9" w14:textId="77777777" w:rsidR="002011AB" w:rsidRDefault="001325AC">
      <w:pPr>
        <w:spacing w:after="0" w:line="259" w:lineRule="auto"/>
        <w:rPr>
          <w:del w:id="98" w:author="Comparison" w:date="2026-09-08T22:59:00Z"/>
        </w:rPr>
      </w:pPr>
      <w:del w:id="99" w:author="Comparison" w:date="2026-09-08T22:59:00Z">
        <w:r>
          <w:tab/>
          <w:delText>void show() {</w:delText>
        </w:r>
      </w:del>
    </w:p>
    <w:p w14:paraId="1688C0BB" w14:textId="77777777" w:rsidR="002011AB" w:rsidRDefault="001325AC">
      <w:pPr>
        <w:spacing w:after="0" w:line="259" w:lineRule="auto"/>
        <w:rPr>
          <w:del w:id="100" w:author="Comparison" w:date="2026-09-08T22:59:00Z"/>
        </w:rPr>
      </w:pPr>
      <w:del w:id="101" w:author="Comparison" w:date="2026-09-08T22:59:00Z">
        <w:r>
          <w:delText xml:space="preserve">        cout &lt;&lt; length &lt;&lt; "\n";</w:delText>
        </w:r>
      </w:del>
    </w:p>
    <w:p w14:paraId="17568DCB" w14:textId="77777777" w:rsidR="002011AB" w:rsidRDefault="001325AC">
      <w:pPr>
        <w:spacing w:after="0" w:line="259" w:lineRule="auto"/>
        <w:rPr>
          <w:del w:id="102" w:author="Comparison" w:date="2026-09-08T22:59:00Z"/>
        </w:rPr>
      </w:pPr>
      <w:del w:id="103" w:author="Comparison" w:date="2026-09-08T22:59:00Z">
        <w:r>
          <w:tab/>
          <w:delText>}</w:delText>
        </w:r>
      </w:del>
    </w:p>
    <w:p w14:paraId="6E8A5FA3" w14:textId="77777777" w:rsidR="002011AB" w:rsidRDefault="001325AC">
      <w:pPr>
        <w:spacing w:after="0" w:line="259" w:lineRule="auto"/>
        <w:rPr>
          <w:del w:id="104" w:author="Comparison" w:date="2026-09-08T22:59:00Z"/>
        </w:rPr>
      </w:pPr>
      <w:del w:id="105" w:author="Comparison" w:date="2026-09-08T22:59:00Z">
        <w:r>
          <w:delText>};</w:delText>
        </w:r>
      </w:del>
    </w:p>
    <w:p w14:paraId="4D83E793" w14:textId="77777777" w:rsidR="002011AB" w:rsidRDefault="001325AC">
      <w:pPr>
        <w:spacing w:after="0" w:line="259" w:lineRule="auto"/>
        <w:rPr>
          <w:del w:id="106" w:author="Comparison" w:date="2026-09-08T22:59:00Z"/>
        </w:rPr>
      </w:pPr>
      <w:del w:id="107" w:author="Comparison" w:date="2026-09-08T22:59:00Z">
        <w:r>
          <w:delText>// Inside main():</w:delText>
        </w:r>
      </w:del>
    </w:p>
    <w:p w14:paraId="5857D9E1" w14:textId="77777777" w:rsidR="002011AB" w:rsidRDefault="001325AC">
      <w:pPr>
        <w:spacing w:after="0" w:line="259" w:lineRule="auto"/>
        <w:rPr>
          <w:del w:id="108" w:author="Comparison" w:date="2026-09-08T22:59:00Z"/>
        </w:rPr>
      </w:pPr>
      <w:del w:id="109" w:author="Comparison" w:date="2026-09-08T22:59:00Z">
        <w:r>
          <w:delText>Box b;</w:delText>
        </w:r>
      </w:del>
    </w:p>
    <w:p w14:paraId="3D4E60A9" w14:textId="77777777" w:rsidR="002011AB" w:rsidRDefault="001325AC">
      <w:pPr>
        <w:spacing w:after="0" w:line="259" w:lineRule="auto"/>
        <w:rPr>
          <w:del w:id="110" w:author="Comparison" w:date="2026-09-08T22:59:00Z"/>
        </w:rPr>
      </w:pPr>
      <w:del w:id="111" w:author="Comparison" w:date="2026-09-08T22:59:00Z">
        <w:r>
          <w:delText>b.length = 4;</w:delText>
        </w:r>
      </w:del>
    </w:p>
    <w:p w14:paraId="02DEF7A9" w14:textId="77777777" w:rsidR="002011AB" w:rsidRDefault="001325AC">
      <w:pPr>
        <w:spacing w:after="0" w:line="259" w:lineRule="auto"/>
        <w:rPr>
          <w:del w:id="112" w:author="Comparison" w:date="2026-09-08T22:59:00Z"/>
        </w:rPr>
      </w:pPr>
      <w:del w:id="113" w:author="Comparison" w:date="2026-09-08T22:59:00Z">
        <w:r>
          <w:delText>b.show();</w:delText>
        </w:r>
      </w:del>
    </w:p>
    <w:p w14:paraId="3ECFADB7" w14:textId="77777777" w:rsidR="002011AB" w:rsidRDefault="002011AB">
      <w:pPr>
        <w:spacing w:after="80" w:line="259" w:lineRule="auto"/>
        <w:ind w:left="1260"/>
        <w:rPr>
          <w:del w:id="114" w:author="Comparison" w:date="2026-09-08T22:59:00Z"/>
        </w:rPr>
      </w:pPr>
    </w:p>
    <w:p w14:paraId="40481C7A" w14:textId="77777777" w:rsidR="002011AB" w:rsidRDefault="001325AC">
      <w:pPr>
        <w:spacing w:after="80" w:line="259" w:lineRule="auto"/>
        <w:rPr>
          <w:del w:id="115" w:author="Comparison" w:date="2026-09-08T22:59:00Z"/>
        </w:rPr>
      </w:pPr>
      <w:del w:id="116" w:author="Comparison" w:date="2026-09-08T22:59:00Z">
        <w:r>
          <w:delText>Box is the class; b is an object; length is a data member; show() is a member function. The dot accesses an object’s members. public allows access from main(). void means the function returns no value. A class definition ends with a semicolon.</w:delText>
        </w:r>
      </w:del>
    </w:p>
    <w:p w14:paraId="29793A61" w14:textId="77777777" w:rsidR="002011AB" w:rsidRDefault="001325AC">
      <w:pPr>
        <w:spacing w:after="80" w:line="259" w:lineRule="auto"/>
        <w:rPr>
          <w:del w:id="117" w:author="Comparison" w:date="2026-09-08T22:59:00Z"/>
        </w:rPr>
      </w:pPr>
      <w:del w:id="118" w:author="Comparison" w:date="2026-09-08T22:59:00Z">
        <w:r>
          <w:delText>These are fr</w:delText>
        </w:r>
        <w:r>
          <w:delText>agments: place #include &lt;iostream&gt; and using namespace std; above the class, and place object creation and use inside main().</w:delText>
        </w:r>
      </w:del>
    </w:p>
    <w:p w14:paraId="2AC16EB6" w14:textId="77777777" w:rsidR="002011AB" w:rsidRPr="00C60D49" w:rsidRDefault="001325AC" w:rsidP="00C60D49">
      <w:pPr>
        <w:pStyle w:val="Heading1"/>
        <w:keepNext w:val="0"/>
        <w:spacing w:before="480" w:after="120" w:line="259" w:lineRule="auto"/>
        <w:jc w:val="center"/>
        <w:rPr>
          <w:rFonts w:ascii="Calibri" w:hAnsi="Calibri"/>
          <w:sz w:val="36"/>
          <w:u w:val="double"/>
          <w:rPrChange w:id="119" w:author="Comparison" w:date="2026-09-08T22:59:00Z">
            <w:rPr>
              <w:rFonts w:ascii="Calibri" w:eastAsia="Calibri" w:hAnsi="Calibri" w:cs="Calibri"/>
              <w:sz w:val="30"/>
              <w:szCs w:val="30"/>
            </w:rPr>
          </w:rPrChange>
        </w:rPr>
        <w:pPrChange w:id="120" w:author="Comparison" w:date="2026-09-08T22:59:00Z">
          <w:pPr>
            <w:pStyle w:val="Heading1"/>
            <w:keepNext w:val="0"/>
            <w:spacing w:before="480" w:after="120" w:line="259" w:lineRule="auto"/>
          </w:pPr>
        </w:pPrChange>
      </w:pPr>
      <w:bookmarkStart w:id="121" w:name="_heading=h.qax1blr58bi2" w:colFirst="0" w:colLast="0"/>
      <w:bookmarkEnd w:id="121"/>
      <w:r w:rsidRPr="00C60D49">
        <w:rPr>
          <w:rFonts w:ascii="Calibri" w:hAnsi="Calibri"/>
          <w:sz w:val="36"/>
          <w:u w:val="double"/>
          <w:rPrChange w:id="122" w:author="Comparison" w:date="2026-09-08T22:59:00Z">
            <w:rPr>
              <w:rFonts w:ascii="Calibri" w:eastAsia="Calibri" w:hAnsi="Calibri" w:cs="Calibri"/>
              <w:sz w:val="30"/>
              <w:szCs w:val="30"/>
            </w:rPr>
          </w:rPrChange>
        </w:rPr>
        <w:t>Lab Tasks</w:t>
      </w:r>
    </w:p>
    <w:p w14:paraId="59C0FCEE" w14:textId="54FFB953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u w:val="double"/>
        </w:rPr>
      </w:pPr>
      <w:bookmarkStart w:id="123" w:name="_heading=h.spi0jacgun37" w:colFirst="0" w:colLast="0"/>
      <w:bookmarkEnd w:id="123"/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>Task 1:</w:t>
      </w:r>
    </w:p>
    <w:p w14:paraId="5BB414DF" w14:textId="1A105AAE" w:rsidR="002011AB" w:rsidRDefault="001325AC">
      <w:pPr>
        <w:spacing w:after="80" w:line="259" w:lineRule="auto"/>
      </w:pPr>
      <w:r>
        <w:t>Create an array named numbers containing 2, 4, 6, 8 and 10. Change the third element to 7. Use a for loop to di</w:t>
      </w:r>
      <w:r>
        <w:t>splay all five values, separated by spaces. Predict the output before running your program.</w:t>
      </w:r>
    </w:p>
    <w:p w14:paraId="00738EA5" w14:textId="106192C7" w:rsidR="00987092" w:rsidRPr="00987092" w:rsidRDefault="00987092" w:rsidP="00987092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987092">
        <w:rPr>
          <w:rFonts w:ascii="Calibri" w:eastAsia="Calibri" w:hAnsi="Calibri" w:cs="Calibri"/>
          <w:sz w:val="30"/>
          <w:szCs w:val="30"/>
          <w:highlight w:val="yellow"/>
          <w:u w:val="double"/>
        </w:rPr>
        <w:t>CODE</w:t>
      </w:r>
    </w:p>
    <w:p w14:paraId="1C09CD46" w14:textId="77777777" w:rsidR="00C60D49" w:rsidRDefault="00C60D49">
      <w:pPr>
        <w:spacing w:after="80" w:line="259" w:lineRule="auto"/>
        <w:rPr>
          <w:ins w:id="124" w:author="Comparison" w:date="2026-09-08T22:59:00Z"/>
        </w:rPr>
      </w:pPr>
      <w:ins w:id="125" w:author="Comparison" w:date="2026-09-08T22:59:00Z">
        <w:r>
          <w:rPr>
            <w:noProof/>
          </w:rPr>
          <w:drawing>
            <wp:inline distT="0" distB="0" distL="0" distR="0" wp14:anchorId="1BB9657E" wp14:editId="327760C6">
              <wp:extent cx="5943600" cy="303149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314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14C960" w14:textId="77777777" w:rsidR="00C60D49" w:rsidRDefault="00C60D49">
      <w:pPr>
        <w:spacing w:after="80" w:line="259" w:lineRule="auto"/>
        <w:rPr>
          <w:ins w:id="126" w:author="Comparison" w:date="2026-09-08T22:59:00Z"/>
          <w:b/>
          <w:bCs/>
          <w:sz w:val="32"/>
          <w:szCs w:val="32"/>
          <w:u w:val="double"/>
        </w:rPr>
      </w:pPr>
      <w:ins w:id="127" w:author="Comparison" w:date="2026-09-08T22:59:00Z">
        <w:r w:rsidRPr="00C60D49">
          <w:rPr>
            <w:b/>
            <w:bCs/>
            <w:sz w:val="32"/>
            <w:szCs w:val="32"/>
            <w:u w:val="double"/>
          </w:rPr>
          <w:t>PREDICTING OUTPUT:</w:t>
        </w:r>
        <w:r>
          <w:rPr>
            <w:b/>
            <w:bCs/>
            <w:sz w:val="32"/>
            <w:szCs w:val="32"/>
            <w:u w:val="double"/>
          </w:rPr>
          <w:t xml:space="preserve"> 2 4 7 8 10</w:t>
        </w:r>
      </w:ins>
    </w:p>
    <w:p w14:paraId="1B7E44A4" w14:textId="77777777" w:rsidR="00C60D49" w:rsidRDefault="00C60D49">
      <w:pPr>
        <w:spacing w:after="80" w:line="259" w:lineRule="auto"/>
        <w:rPr>
          <w:ins w:id="128" w:author="Comparison" w:date="2026-09-08T22:59:00Z"/>
          <w:b/>
          <w:bCs/>
          <w:sz w:val="32"/>
          <w:szCs w:val="32"/>
          <w:u w:val="double"/>
        </w:rPr>
      </w:pPr>
    </w:p>
    <w:p w14:paraId="561BF61C" w14:textId="77777777" w:rsidR="00C60D49" w:rsidRPr="00987092" w:rsidRDefault="00C60D49" w:rsidP="00987092">
      <w:pPr>
        <w:pStyle w:val="Heading1"/>
        <w:keepNext w:val="0"/>
        <w:spacing w:before="480" w:after="120" w:line="259" w:lineRule="auto"/>
        <w:jc w:val="center"/>
        <w:rPr>
          <w:ins w:id="129" w:author="Comparison" w:date="2026-09-08T22:59:00Z"/>
          <w:rFonts w:ascii="Calibri" w:eastAsia="Calibri" w:hAnsi="Calibri" w:cs="Calibri"/>
          <w:sz w:val="30"/>
          <w:szCs w:val="30"/>
          <w:highlight w:val="yellow"/>
          <w:u w:val="double"/>
        </w:rPr>
      </w:pPr>
      <w:ins w:id="130" w:author="Comparison" w:date="2026-09-08T22:59:00Z">
        <w:r w:rsidRPr="00987092">
          <w:rPr>
            <w:rFonts w:ascii="Calibri" w:eastAsia="Calibri" w:hAnsi="Calibri" w:cs="Calibri"/>
            <w:sz w:val="30"/>
            <w:szCs w:val="30"/>
            <w:highlight w:val="yellow"/>
            <w:u w:val="double"/>
          </w:rPr>
          <w:t>OUTPUT</w:t>
        </w:r>
      </w:ins>
    </w:p>
    <w:p w14:paraId="09BD624C" w14:textId="77777777" w:rsidR="00C60D49" w:rsidRDefault="00C60D49" w:rsidP="00C60D49">
      <w:pPr>
        <w:spacing w:after="80" w:line="259" w:lineRule="auto"/>
        <w:jc w:val="center"/>
        <w:rPr>
          <w:ins w:id="131" w:author="Comparison" w:date="2026-09-08T22:59:00Z"/>
          <w:b/>
          <w:bCs/>
          <w:sz w:val="32"/>
          <w:szCs w:val="32"/>
          <w:u w:val="double"/>
        </w:rPr>
      </w:pPr>
      <w:ins w:id="132" w:author="Comparison" w:date="2026-09-08T22:59:00Z">
        <w:r>
          <w:rPr>
            <w:noProof/>
          </w:rPr>
          <w:lastRenderedPageBreak/>
          <w:drawing>
            <wp:inline distT="0" distB="0" distL="0" distR="0" wp14:anchorId="28C86924" wp14:editId="2B76626C">
              <wp:extent cx="5943600" cy="1590040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5900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70B415" w14:textId="77777777" w:rsidR="00C60D49" w:rsidRPr="00C60D49" w:rsidRDefault="00C60D49" w:rsidP="00C60D49">
      <w:pPr>
        <w:spacing w:after="80" w:line="259" w:lineRule="auto"/>
        <w:jc w:val="center"/>
        <w:rPr>
          <w:ins w:id="133" w:author="Comparison" w:date="2026-09-08T22:59:00Z"/>
          <w:b/>
          <w:bCs/>
          <w:sz w:val="32"/>
          <w:szCs w:val="32"/>
          <w:u w:val="double"/>
        </w:rPr>
      </w:pPr>
    </w:p>
    <w:p w14:paraId="269183C2" w14:textId="77777777" w:rsidR="002011AB" w:rsidRDefault="002011AB">
      <w:pPr>
        <w:spacing w:after="80" w:line="259" w:lineRule="auto"/>
        <w:ind w:left="1260"/>
      </w:pPr>
    </w:p>
    <w:p w14:paraId="37786DAA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bookmarkStart w:id="134" w:name="_heading=h.7brqlnbduyz1" w:colFirst="0" w:colLast="0"/>
      <w:bookmarkEnd w:id="134"/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Task 2: </w:t>
      </w:r>
    </w:p>
    <w:p w14:paraId="2213D17A" w14:textId="48D481DD" w:rsidR="002011AB" w:rsidRDefault="001325AC">
      <w:pPr>
        <w:spacing w:after="80" w:line="259" w:lineRule="auto"/>
      </w:pPr>
      <w:r>
        <w:t xml:space="preserve">Declare int </w:t>
      </w:r>
      <w:proofErr w:type="gramStart"/>
      <w:r>
        <w:t>numbers[</w:t>
      </w:r>
      <w:proofErr w:type="gramEnd"/>
      <w:r>
        <w:t xml:space="preserve">5]; and </w:t>
      </w:r>
      <w:proofErr w:type="spellStart"/>
      <w:r>
        <w:t>initialise</w:t>
      </w:r>
      <w:proofErr w:type="spellEnd"/>
      <w:r>
        <w:t xml:space="preserve"> int total = 0;. Use one loop to read five integers into the array and a second loop to add them to total. Display t</w:t>
      </w:r>
      <w:r>
        <w:t>he total. Assume the user enters exactly five valid integers whose sum fits in int.</w:t>
      </w:r>
    </w:p>
    <w:p w14:paraId="1B86D341" w14:textId="3808D3E1" w:rsidR="00987092" w:rsidRPr="00987092" w:rsidRDefault="00987092" w:rsidP="00987092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987092">
        <w:rPr>
          <w:rFonts w:ascii="Calibri" w:eastAsia="Calibri" w:hAnsi="Calibri" w:cs="Calibri"/>
          <w:sz w:val="30"/>
          <w:szCs w:val="30"/>
          <w:highlight w:val="yellow"/>
          <w:u w:val="double"/>
        </w:rPr>
        <w:t>CODE</w:t>
      </w:r>
    </w:p>
    <w:p w14:paraId="77AA82A0" w14:textId="5EFD20D4" w:rsidR="00591EE6" w:rsidRDefault="00591EE6">
      <w:pPr>
        <w:spacing w:after="80" w:line="259" w:lineRule="auto"/>
      </w:pPr>
      <w:ins w:id="135" w:author="Comparison" w:date="2026-09-08T22:59:00Z">
        <w:r>
          <w:rPr>
            <w:noProof/>
          </w:rPr>
          <w:drawing>
            <wp:inline distT="0" distB="0" distL="0" distR="0" wp14:anchorId="63623992" wp14:editId="4A478336">
              <wp:extent cx="5943600" cy="3411220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411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FE15795" w14:textId="7654DBD5" w:rsidR="00987092" w:rsidRDefault="00987092">
      <w:pPr>
        <w:spacing w:after="80" w:line="259" w:lineRule="auto"/>
      </w:pPr>
    </w:p>
    <w:p w14:paraId="30827CFB" w14:textId="340E7496" w:rsidR="00987092" w:rsidRPr="00987092" w:rsidRDefault="00987092" w:rsidP="00987092">
      <w:pPr>
        <w:pStyle w:val="Heading1"/>
        <w:keepNext w:val="0"/>
        <w:spacing w:before="480" w:after="120" w:line="259" w:lineRule="auto"/>
        <w:jc w:val="center"/>
        <w:rPr>
          <w:ins w:id="136" w:author="Comparison" w:date="2026-09-08T22:59:00Z"/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987092">
        <w:rPr>
          <w:rFonts w:ascii="Calibri" w:eastAsia="Calibri" w:hAnsi="Calibri" w:cs="Calibri"/>
          <w:sz w:val="30"/>
          <w:szCs w:val="30"/>
          <w:highlight w:val="yellow"/>
          <w:u w:val="double"/>
        </w:rPr>
        <w:lastRenderedPageBreak/>
        <w:t>OUTPUT</w:t>
      </w:r>
    </w:p>
    <w:p w14:paraId="6D57EA11" w14:textId="77777777" w:rsidR="002011AB" w:rsidRDefault="002011AB">
      <w:pPr>
        <w:spacing w:after="80" w:line="259" w:lineRule="auto"/>
        <w:ind w:left="1260"/>
      </w:pPr>
    </w:p>
    <w:tbl>
      <w:tblPr>
        <w:tblStyle w:val="3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PrChange w:id="137" w:author="Comparison" w:date="2026-09-08T22:59:00Z">
          <w:tblPr>
            <w:tblStyle w:val="a2"/>
            <w:tblW w:w="8895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3105"/>
        <w:gridCol w:w="3405"/>
        <w:gridCol w:w="2385"/>
        <w:tblGridChange w:id="138">
          <w:tblGrid>
            <w:gridCol w:w="3105"/>
            <w:gridCol w:w="3405"/>
            <w:gridCol w:w="2385"/>
          </w:tblGrid>
        </w:tblGridChange>
      </w:tblGrid>
      <w:tr w:rsidR="002011AB" w14:paraId="42382869" w14:textId="77777777">
        <w:trPr>
          <w:trHeight w:val="360"/>
          <w:trPrChange w:id="139" w:author="Comparison" w:date="2026-09-08T22:59:00Z">
            <w:trPr>
              <w:trHeight w:val="360"/>
            </w:trPr>
          </w:trPrChange>
        </w:trPr>
        <w:tc>
          <w:tcPr>
            <w:tcW w:w="3105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0" w:author="Comparison" w:date="2026-09-08T22:59:00Z">
              <w:tcPr>
                <w:tcW w:w="3105" w:type="dxa"/>
                <w:tcBorders>
                  <w:top w:val="single" w:sz="5" w:space="0" w:color="999999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0BB8995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input</w:t>
            </w:r>
          </w:p>
        </w:tc>
        <w:tc>
          <w:tcPr>
            <w:tcW w:w="340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1" w:author="Comparison" w:date="2026-09-08T22:59:00Z">
              <w:tcPr>
                <w:tcW w:w="3405" w:type="dxa"/>
                <w:tcBorders>
                  <w:top w:val="single" w:sz="5" w:space="0" w:color="999999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1599F944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total</w:t>
            </w:r>
          </w:p>
        </w:tc>
        <w:tc>
          <w:tcPr>
            <w:tcW w:w="238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2" w:author="Comparison" w:date="2026-09-08T22:59:00Z">
              <w:tcPr>
                <w:tcW w:w="2385" w:type="dxa"/>
                <w:tcBorders>
                  <w:top w:val="single" w:sz="5" w:space="0" w:color="999999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4EFC5AE7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total</w:t>
            </w:r>
          </w:p>
        </w:tc>
      </w:tr>
      <w:tr w:rsidR="002011AB" w14:paraId="1AEF2F63" w14:textId="77777777">
        <w:trPr>
          <w:trHeight w:val="375"/>
          <w:trPrChange w:id="143" w:author="Comparison" w:date="2026-09-08T22:59:00Z">
            <w:trPr>
              <w:trHeight w:val="375"/>
            </w:trPr>
          </w:trPrChange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4" w:author="Comparison" w:date="2026-09-08T22:59:00Z">
              <w:tcPr>
                <w:tcW w:w="3105" w:type="dxa"/>
                <w:tcBorders>
                  <w:top w:val="nil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7F730B79" w14:textId="77777777" w:rsidR="002011AB" w:rsidRDefault="001325AC">
            <w:pPr>
              <w:spacing w:before="40" w:after="40" w:line="259" w:lineRule="auto"/>
            </w:pPr>
            <w:r>
              <w:t>1 2 3 4 5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5" w:author="Comparison" w:date="2026-09-08T22:59:00Z">
              <w:tcPr>
                <w:tcW w:w="340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7B8C1E29" w14:textId="77777777" w:rsidR="002011AB" w:rsidRDefault="001325AC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6" w:author="Comparison" w:date="2026-09-08T22:59:00Z">
              <w:tcPr>
                <w:tcW w:w="238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496DF8D0" w14:textId="34817B0C" w:rsidR="002011AB" w:rsidRDefault="001325AC">
            <w:pPr>
              <w:spacing w:before="40" w:after="40" w:line="259" w:lineRule="auto"/>
            </w:pPr>
            <w:r>
              <w:t xml:space="preserve"> </w:t>
            </w:r>
            <w:ins w:id="147" w:author="Comparison" w:date="2026-09-08T22:59:00Z">
              <w:r w:rsidR="00591EE6">
                <w:t>15</w:t>
              </w:r>
            </w:ins>
          </w:p>
        </w:tc>
      </w:tr>
      <w:tr w:rsidR="002011AB" w14:paraId="1189A95A" w14:textId="77777777">
        <w:trPr>
          <w:trHeight w:val="375"/>
          <w:trPrChange w:id="148" w:author="Comparison" w:date="2026-09-08T22:59:00Z">
            <w:trPr>
              <w:trHeight w:val="375"/>
            </w:trPr>
          </w:trPrChange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49" w:author="Comparison" w:date="2026-09-08T22:59:00Z">
              <w:tcPr>
                <w:tcW w:w="3105" w:type="dxa"/>
                <w:tcBorders>
                  <w:top w:val="nil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4F9AB0D" w14:textId="77777777" w:rsidR="002011AB" w:rsidRDefault="001325AC">
            <w:pPr>
              <w:spacing w:before="40" w:after="40" w:line="259" w:lineRule="auto"/>
            </w:pPr>
            <w:r>
              <w:t>0 0 0 0 0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50" w:author="Comparison" w:date="2026-09-08T22:59:00Z">
              <w:tcPr>
                <w:tcW w:w="340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5923F381" w14:textId="77777777" w:rsidR="002011AB" w:rsidRDefault="001325AC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51" w:author="Comparison" w:date="2026-09-08T22:59:00Z">
              <w:tcPr>
                <w:tcW w:w="238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53417746" w14:textId="665A3953" w:rsidR="002011AB" w:rsidRDefault="001325AC">
            <w:pPr>
              <w:spacing w:before="40" w:after="40" w:line="259" w:lineRule="auto"/>
            </w:pPr>
            <w:r>
              <w:t xml:space="preserve"> </w:t>
            </w:r>
            <w:ins w:id="152" w:author="Comparison" w:date="2026-09-08T22:59:00Z">
              <w:r w:rsidR="00591EE6">
                <w:t>0</w:t>
              </w:r>
            </w:ins>
          </w:p>
        </w:tc>
      </w:tr>
      <w:tr w:rsidR="002011AB" w14:paraId="282199AF" w14:textId="77777777">
        <w:trPr>
          <w:trHeight w:val="375"/>
          <w:trPrChange w:id="153" w:author="Comparison" w:date="2026-09-08T22:59:00Z">
            <w:trPr>
              <w:trHeight w:val="375"/>
            </w:trPr>
          </w:trPrChange>
        </w:trPr>
        <w:tc>
          <w:tcPr>
            <w:tcW w:w="3105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54" w:author="Comparison" w:date="2026-09-08T22:59:00Z">
              <w:tcPr>
                <w:tcW w:w="3105" w:type="dxa"/>
                <w:tcBorders>
                  <w:top w:val="nil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9328AE7" w14:textId="77777777" w:rsidR="002011AB" w:rsidRDefault="001325AC">
            <w:pPr>
              <w:spacing w:before="40" w:after="40" w:line="259" w:lineRule="auto"/>
            </w:pPr>
            <w:r>
              <w:t>-2 4 -1 0 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55" w:author="Comparison" w:date="2026-09-08T22:59:00Z">
              <w:tcPr>
                <w:tcW w:w="340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5307BC5F" w14:textId="77777777" w:rsidR="002011AB" w:rsidRDefault="001325AC">
            <w:pPr>
              <w:spacing w:before="40" w:after="40" w:line="259" w:lineRule="auto"/>
            </w:pPr>
            <w:r>
              <w:t>Complete before running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56" w:author="Comparison" w:date="2026-09-08T22:59:00Z">
              <w:tcPr>
                <w:tcW w:w="238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AD27D66" w14:textId="2E56074F" w:rsidR="002011AB" w:rsidRDefault="001325AC">
            <w:pPr>
              <w:spacing w:before="40" w:after="40" w:line="259" w:lineRule="auto"/>
            </w:pPr>
            <w:r>
              <w:t xml:space="preserve"> </w:t>
            </w:r>
            <w:ins w:id="157" w:author="Comparison" w:date="2026-09-08T22:59:00Z">
              <w:r w:rsidR="00591EE6">
                <w:t>4</w:t>
              </w:r>
            </w:ins>
          </w:p>
        </w:tc>
      </w:tr>
    </w:tbl>
    <w:p w14:paraId="2C118A25" w14:textId="77777777" w:rsidR="002011AB" w:rsidRDefault="002011AB">
      <w:pPr>
        <w:spacing w:after="80" w:line="259" w:lineRule="auto"/>
        <w:ind w:left="1260"/>
      </w:pPr>
    </w:p>
    <w:p w14:paraId="37ED706E" w14:textId="3A62ACC3" w:rsidR="002011AB" w:rsidRDefault="001325AC">
      <w:pPr>
        <w:spacing w:after="80" w:line="259" w:lineRule="auto"/>
      </w:pPr>
      <w:r>
        <w:t xml:space="preserve">For the first test, record </w:t>
      </w:r>
      <w:proofErr w:type="spellStart"/>
      <w:r>
        <w:t>i</w:t>
      </w:r>
      <w:proofErr w:type="spellEnd"/>
      <w:r>
        <w:t>, numbers[</w:t>
      </w:r>
      <w:proofErr w:type="spellStart"/>
      <w:r>
        <w:t>i</w:t>
      </w:r>
      <w:proofErr w:type="spellEnd"/>
      <w:r>
        <w:t xml:space="preserve">] and total after each addition. If a result differs from your prediction, check the loop bounds and the initial value of </w:t>
      </w:r>
      <w:proofErr w:type="gramStart"/>
      <w:r>
        <w:t>total.</w:t>
      </w:r>
      <w:r w:rsidR="00987092">
        <w:t>(</w:t>
      </w:r>
      <w:proofErr w:type="gramEnd"/>
      <w:r w:rsidR="00987092">
        <w:t>PRESENTING TEST CASES FROM ABOVE TABLE)</w:t>
      </w:r>
    </w:p>
    <w:p w14:paraId="35633997" w14:textId="77777777" w:rsidR="00591EE6" w:rsidRDefault="00591EE6">
      <w:pPr>
        <w:spacing w:after="80" w:line="259" w:lineRule="auto"/>
        <w:rPr>
          <w:ins w:id="158" w:author="Comparison" w:date="2026-09-08T22:59:00Z"/>
        </w:rPr>
      </w:pPr>
      <w:bookmarkStart w:id="159" w:name="_heading=h.2fg806s2hckf" w:colFirst="0" w:colLast="0"/>
      <w:bookmarkEnd w:id="159"/>
      <w:ins w:id="160" w:author="Comparison" w:date="2026-09-08T22:59:00Z">
        <w:r>
          <w:rPr>
            <w:noProof/>
          </w:rPr>
          <w:drawing>
            <wp:inline distT="0" distB="0" distL="0" distR="0" wp14:anchorId="1C9F1007" wp14:editId="1D3690EC">
              <wp:extent cx="5943600" cy="2995295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995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A5322B" w14:textId="77777777" w:rsidR="00591EE6" w:rsidRDefault="00591EE6">
      <w:pPr>
        <w:spacing w:after="80" w:line="259" w:lineRule="auto"/>
        <w:rPr>
          <w:ins w:id="161" w:author="Comparison" w:date="2026-09-08T22:59:00Z"/>
        </w:rPr>
      </w:pPr>
      <w:ins w:id="162" w:author="Comparison" w:date="2026-09-08T22:59:00Z">
        <w:r>
          <w:rPr>
            <w:noProof/>
          </w:rPr>
          <w:drawing>
            <wp:inline distT="0" distB="0" distL="0" distR="0" wp14:anchorId="51625FF0" wp14:editId="4607487D">
              <wp:extent cx="4362450" cy="2324100"/>
              <wp:effectExtent l="0" t="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2450" cy="2324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826D11" w14:textId="77777777" w:rsidR="00591EE6" w:rsidRDefault="00591EE6">
      <w:pPr>
        <w:spacing w:after="80" w:line="259" w:lineRule="auto"/>
        <w:rPr>
          <w:ins w:id="163" w:author="Comparison" w:date="2026-09-08T22:59:00Z"/>
        </w:rPr>
      </w:pPr>
      <w:ins w:id="164" w:author="Comparison" w:date="2026-09-08T22:59:00Z">
        <w:r>
          <w:rPr>
            <w:noProof/>
          </w:rPr>
          <w:lastRenderedPageBreak/>
          <w:drawing>
            <wp:inline distT="0" distB="0" distL="0" distR="0" wp14:anchorId="2074B622" wp14:editId="387BFE35">
              <wp:extent cx="5353050" cy="2324100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53050" cy="2324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FEEE46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u w:val="double"/>
        </w:rPr>
      </w:pP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>Task 3:</w:t>
      </w:r>
      <w:r w:rsidRPr="00A25C26">
        <w:rPr>
          <w:rFonts w:ascii="Calibri" w:eastAsia="Calibri" w:hAnsi="Calibri" w:cs="Calibri"/>
          <w:sz w:val="30"/>
          <w:szCs w:val="30"/>
          <w:u w:val="double"/>
        </w:rPr>
        <w:t xml:space="preserve"> </w:t>
      </w:r>
    </w:p>
    <w:p w14:paraId="1107C3C2" w14:textId="77777777" w:rsidR="002011AB" w:rsidRDefault="001325AC">
      <w:pPr>
        <w:spacing w:after="80" w:line="259" w:lineRule="auto"/>
      </w:pPr>
      <w:r>
        <w:t xml:space="preserve">Define a class named Student with two public integer data members, </w:t>
      </w:r>
      <w:proofErr w:type="spellStart"/>
      <w:r>
        <w:t>rollNumber</w:t>
      </w:r>
      <w:proofErr w:type="spellEnd"/>
      <w:r>
        <w:t xml:space="preserve"> and marks. Add a public member function void </w:t>
      </w:r>
      <w:proofErr w:type="gramStart"/>
      <w:r>
        <w:t>display(</w:t>
      </w:r>
      <w:proofErr w:type="gramEnd"/>
      <w:r>
        <w:t xml:space="preserve">) that prints both values with labels on separate lines. Define the class above </w:t>
      </w:r>
      <w:proofErr w:type="gramStart"/>
      <w:r>
        <w:t>main(</w:t>
      </w:r>
      <w:proofErr w:type="gramEnd"/>
      <w:r>
        <w:t>).</w:t>
      </w:r>
    </w:p>
    <w:p w14:paraId="71ED9229" w14:textId="77777777" w:rsidR="002011AB" w:rsidRDefault="001325AC">
      <w:pPr>
        <w:spacing w:after="80" w:line="259" w:lineRule="auto"/>
      </w:pPr>
      <w:r>
        <w:t xml:space="preserve">Inside </w:t>
      </w:r>
      <w:proofErr w:type="gramStart"/>
      <w:r>
        <w:t>main(</w:t>
      </w:r>
      <w:proofErr w:type="gramEnd"/>
      <w:r>
        <w:t xml:space="preserve">), create objects s1 and </w:t>
      </w:r>
      <w:r>
        <w:t xml:space="preserve">s2. Assign and display the following values using the dot operator and </w:t>
      </w:r>
      <w:proofErr w:type="gramStart"/>
      <w:r>
        <w:t>display(</w:t>
      </w:r>
      <w:proofErr w:type="gramEnd"/>
      <w:r>
        <w:t>):</w:t>
      </w:r>
    </w:p>
    <w:tbl>
      <w:tblPr>
        <w:tblStyle w:val="2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  <w:tblPrChange w:id="165" w:author="Comparison" w:date="2026-09-08T22:59:00Z">
          <w:tblPr>
            <w:tblStyle w:val="a3"/>
            <w:tblW w:w="8895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2940"/>
        <w:gridCol w:w="3015"/>
        <w:gridCol w:w="2940"/>
        <w:tblGridChange w:id="166">
          <w:tblGrid>
            <w:gridCol w:w="2940"/>
            <w:gridCol w:w="3015"/>
            <w:gridCol w:w="2940"/>
          </w:tblGrid>
        </w:tblGridChange>
      </w:tblGrid>
      <w:tr w:rsidR="002011AB" w14:paraId="580B4C8C" w14:textId="77777777">
        <w:trPr>
          <w:trHeight w:val="360"/>
          <w:trPrChange w:id="167" w:author="Comparison" w:date="2026-09-08T22:59:00Z">
            <w:trPr>
              <w:trHeight w:val="360"/>
            </w:trPr>
          </w:trPrChange>
        </w:trPr>
        <w:tc>
          <w:tcPr>
            <w:tcW w:w="2940" w:type="dxa"/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68" w:author="Comparison" w:date="2026-09-08T22:59:00Z">
              <w:tcPr>
                <w:tcW w:w="2940" w:type="dxa"/>
                <w:tcBorders>
                  <w:top w:val="single" w:sz="5" w:space="0" w:color="999999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420D20F0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3015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69" w:author="Comparison" w:date="2026-09-08T22:59:00Z">
              <w:tcPr>
                <w:tcW w:w="3015" w:type="dxa"/>
                <w:tcBorders>
                  <w:top w:val="single" w:sz="5" w:space="0" w:color="999999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0CB55C5A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rollNumber</w:t>
            </w:r>
            <w:proofErr w:type="spellEnd"/>
          </w:p>
        </w:tc>
        <w:tc>
          <w:tcPr>
            <w:tcW w:w="2940" w:type="dxa"/>
            <w:tcBorders>
              <w:top w:val="single" w:sz="5" w:space="0" w:color="999999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0" w:author="Comparison" w:date="2026-09-08T22:59:00Z">
              <w:tcPr>
                <w:tcW w:w="2940" w:type="dxa"/>
                <w:tcBorders>
                  <w:top w:val="single" w:sz="5" w:space="0" w:color="999999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24A48EE9" w14:textId="77777777" w:rsidR="002011AB" w:rsidRDefault="001325AC">
            <w:pPr>
              <w:spacing w:before="40" w:after="4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011AB" w14:paraId="6FA4974C" w14:textId="77777777">
        <w:trPr>
          <w:trHeight w:val="360"/>
          <w:trPrChange w:id="171" w:author="Comparison" w:date="2026-09-08T22:59:00Z">
            <w:trPr>
              <w:trHeight w:val="360"/>
            </w:trPr>
          </w:trPrChange>
        </w:trPr>
        <w:tc>
          <w:tcPr>
            <w:tcW w:w="294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2" w:author="Comparison" w:date="2026-09-08T22:59:00Z">
              <w:tcPr>
                <w:tcW w:w="2940" w:type="dxa"/>
                <w:tcBorders>
                  <w:top w:val="nil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448470C6" w14:textId="77777777" w:rsidR="002011AB" w:rsidRDefault="001325AC">
            <w:pPr>
              <w:spacing w:before="40" w:after="40" w:line="259" w:lineRule="auto"/>
            </w:pPr>
            <w:r>
              <w:t>s1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3" w:author="Comparison" w:date="2026-09-08T22:59:00Z">
              <w:tcPr>
                <w:tcW w:w="301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27E73492" w14:textId="77777777" w:rsidR="002011AB" w:rsidRDefault="001325AC">
            <w:pPr>
              <w:spacing w:before="40" w:after="40" w:line="259" w:lineRule="auto"/>
            </w:pPr>
            <w:r>
              <w:t>1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4" w:author="Comparison" w:date="2026-09-08T22:59:00Z">
              <w:tcPr>
                <w:tcW w:w="2940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BD89A4E" w14:textId="77777777" w:rsidR="002011AB" w:rsidRDefault="001325AC">
            <w:pPr>
              <w:spacing w:before="40" w:after="40" w:line="259" w:lineRule="auto"/>
            </w:pPr>
            <w:r>
              <w:t>75</w:t>
            </w:r>
          </w:p>
        </w:tc>
      </w:tr>
      <w:tr w:rsidR="002011AB" w14:paraId="18B7101C" w14:textId="77777777">
        <w:trPr>
          <w:trHeight w:val="360"/>
          <w:trPrChange w:id="175" w:author="Comparison" w:date="2026-09-08T22:59:00Z">
            <w:trPr>
              <w:trHeight w:val="360"/>
            </w:trPr>
          </w:trPrChange>
        </w:trPr>
        <w:tc>
          <w:tcPr>
            <w:tcW w:w="2940" w:type="dxa"/>
            <w:tcBorders>
              <w:top w:val="nil"/>
              <w:left w:val="single" w:sz="5" w:space="0" w:color="999999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6" w:author="Comparison" w:date="2026-09-08T22:59:00Z">
              <w:tcPr>
                <w:tcW w:w="2940" w:type="dxa"/>
                <w:tcBorders>
                  <w:top w:val="nil"/>
                  <w:left w:val="single" w:sz="5" w:space="0" w:color="999999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184D2D48" w14:textId="77777777" w:rsidR="002011AB" w:rsidRDefault="001325AC">
            <w:pPr>
              <w:spacing w:before="40" w:after="40" w:line="259" w:lineRule="auto"/>
            </w:pPr>
            <w:r>
              <w:t>s2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7" w:author="Comparison" w:date="2026-09-08T22:59:00Z">
              <w:tcPr>
                <w:tcW w:w="3015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63CEE192" w14:textId="77777777" w:rsidR="002011AB" w:rsidRDefault="001325AC">
            <w:pPr>
              <w:spacing w:before="40" w:after="40" w:line="259" w:lineRule="auto"/>
            </w:pPr>
            <w:r>
              <w:t>2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999999"/>
              <w:right w:val="single" w:sz="5" w:space="0" w:color="999999"/>
            </w:tcBorders>
            <w:tcMar>
              <w:top w:w="0" w:type="dxa"/>
              <w:left w:w="100" w:type="dxa"/>
              <w:bottom w:w="0" w:type="dxa"/>
              <w:right w:w="100" w:type="dxa"/>
            </w:tcMar>
            <w:tcPrChange w:id="178" w:author="Comparison" w:date="2026-09-08T22:59:00Z">
              <w:tcPr>
                <w:tcW w:w="2940" w:type="dxa"/>
                <w:tcBorders>
                  <w:top w:val="nil"/>
                  <w:left w:val="nil"/>
                  <w:bottom w:val="single" w:sz="5" w:space="0" w:color="999999"/>
                  <w:right w:val="single" w:sz="5" w:space="0" w:color="999999"/>
                </w:tcBorders>
                <w:tcMar>
                  <w:top w:w="0" w:type="dxa"/>
                  <w:left w:w="100" w:type="dxa"/>
                  <w:bottom w:w="0" w:type="dxa"/>
                  <w:right w:w="100" w:type="dxa"/>
                </w:tcMar>
              </w:tcPr>
            </w:tcPrChange>
          </w:tcPr>
          <w:p w14:paraId="12B083A5" w14:textId="77777777" w:rsidR="002011AB" w:rsidRDefault="001325AC">
            <w:pPr>
              <w:spacing w:before="40" w:after="40" w:line="259" w:lineRule="auto"/>
            </w:pPr>
            <w:r>
              <w:t>90</w:t>
            </w:r>
          </w:p>
        </w:tc>
      </w:tr>
    </w:tbl>
    <w:p w14:paraId="41F1BA5E" w14:textId="77777777" w:rsidR="002011AB" w:rsidRDefault="002011AB">
      <w:pPr>
        <w:spacing w:after="80" w:line="259" w:lineRule="auto"/>
        <w:ind w:left="1260"/>
      </w:pPr>
    </w:p>
    <w:p w14:paraId="71878AD4" w14:textId="53107928" w:rsidR="002011AB" w:rsidRDefault="001325AC">
      <w:pPr>
        <w:spacing w:after="80" w:line="259" w:lineRule="auto"/>
      </w:pPr>
      <w:r>
        <w:t>Write the expected output before running. Then change only s</w:t>
      </w:r>
      <w:proofErr w:type="gramStart"/>
      <w:r>
        <w:t>1.marks</w:t>
      </w:r>
      <w:proofErr w:type="gramEnd"/>
      <w:r>
        <w:t xml:space="preserve"> to 80 and display both objects again. Predict whether s</w:t>
      </w:r>
      <w:proofErr w:type="gramStart"/>
      <w:r>
        <w:t>2.marks</w:t>
      </w:r>
      <w:proofErr w:type="gramEnd"/>
      <w:r>
        <w:t xml:space="preserve"> changes, and explain the result. Keep this experiment in your final program.</w:t>
      </w:r>
    </w:p>
    <w:p w14:paraId="5CE24E53" w14:textId="77777777" w:rsidR="00987092" w:rsidRPr="00987092" w:rsidRDefault="00987092" w:rsidP="00987092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987092">
        <w:rPr>
          <w:rFonts w:ascii="Calibri" w:eastAsia="Calibri" w:hAnsi="Calibri" w:cs="Calibri"/>
          <w:sz w:val="30"/>
          <w:szCs w:val="30"/>
          <w:highlight w:val="yellow"/>
          <w:u w:val="double"/>
        </w:rPr>
        <w:t>CODE</w:t>
      </w:r>
    </w:p>
    <w:p w14:paraId="3A04D34A" w14:textId="77777777" w:rsidR="00987092" w:rsidRDefault="00987092">
      <w:pPr>
        <w:spacing w:after="80" w:line="259" w:lineRule="auto"/>
      </w:pPr>
    </w:p>
    <w:p w14:paraId="07D41884" w14:textId="77777777" w:rsidR="00127682" w:rsidRDefault="00127682">
      <w:pPr>
        <w:spacing w:after="80" w:line="259" w:lineRule="auto"/>
        <w:rPr>
          <w:ins w:id="179" w:author="Comparison" w:date="2026-09-08T22:59:00Z"/>
        </w:rPr>
      </w:pPr>
      <w:bookmarkStart w:id="180" w:name="_heading=h.yfhbrwsgojt8" w:colFirst="0" w:colLast="0"/>
      <w:bookmarkEnd w:id="180"/>
      <w:ins w:id="181" w:author="Comparison" w:date="2026-09-08T22:59:00Z">
        <w:r>
          <w:rPr>
            <w:noProof/>
          </w:rPr>
          <w:lastRenderedPageBreak/>
          <w:drawing>
            <wp:inline distT="0" distB="0" distL="0" distR="0" wp14:anchorId="0E13B3D4" wp14:editId="24E67BAC">
              <wp:extent cx="5943600" cy="3602355"/>
              <wp:effectExtent l="0" t="0" r="0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02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EBD2A96" w14:textId="74551A9C" w:rsidR="00127682" w:rsidRDefault="00127682">
      <w:pPr>
        <w:spacing w:after="80" w:line="259" w:lineRule="auto"/>
      </w:pPr>
      <w:ins w:id="182" w:author="Comparison" w:date="2026-09-08T22:59:00Z">
        <w:r>
          <w:rPr>
            <w:noProof/>
          </w:rPr>
          <w:drawing>
            <wp:inline distT="0" distB="0" distL="0" distR="0" wp14:anchorId="39233D0B" wp14:editId="17E99462">
              <wp:extent cx="5943600" cy="3159760"/>
              <wp:effectExtent l="0" t="0" r="0" b="254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597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FEAB845" w14:textId="75ECCE7F" w:rsidR="00987092" w:rsidRPr="00987092" w:rsidRDefault="00987092" w:rsidP="00987092">
      <w:pPr>
        <w:spacing w:after="80" w:line="259" w:lineRule="auto"/>
        <w:jc w:val="center"/>
        <w:rPr>
          <w:ins w:id="183" w:author="Comparison" w:date="2026-09-08T22:59:00Z"/>
          <w:sz w:val="40"/>
          <w:szCs w:val="40"/>
          <w:u w:val="double"/>
        </w:rPr>
      </w:pPr>
      <w:r w:rsidRPr="00987092">
        <w:rPr>
          <w:sz w:val="28"/>
          <w:szCs w:val="28"/>
          <w:highlight w:val="yellow"/>
          <w:u w:val="double"/>
        </w:rPr>
        <w:t>OUTPUT</w:t>
      </w:r>
    </w:p>
    <w:p w14:paraId="6A17A3E4" w14:textId="433C0F99" w:rsidR="00591EE6" w:rsidRDefault="00127682">
      <w:pPr>
        <w:spacing w:after="80" w:line="259" w:lineRule="auto"/>
        <w:rPr>
          <w:b/>
          <w:bCs/>
          <w:highlight w:val="cyan"/>
          <w:u w:val="double"/>
        </w:rPr>
      </w:pPr>
      <w:proofErr w:type="gramStart"/>
      <w:ins w:id="184" w:author="Comparison" w:date="2026-09-08T22:59:00Z">
        <w:r w:rsidRPr="00987092">
          <w:rPr>
            <w:b/>
            <w:bCs/>
            <w:highlight w:val="cyan"/>
            <w:u w:val="double"/>
          </w:rPr>
          <w:t xml:space="preserve">EXPECTED </w:t>
        </w:r>
        <w:r w:rsidR="00591EE6" w:rsidRPr="00987092">
          <w:rPr>
            <w:b/>
            <w:bCs/>
            <w:highlight w:val="cyan"/>
            <w:u w:val="double"/>
          </w:rPr>
          <w:t xml:space="preserve"> OUTPUT</w:t>
        </w:r>
        <w:proofErr w:type="gramEnd"/>
        <w:r w:rsidR="00591EE6" w:rsidRPr="00987092">
          <w:rPr>
            <w:b/>
            <w:bCs/>
            <w:highlight w:val="cyan"/>
            <w:u w:val="double"/>
          </w:rPr>
          <w:t>:</w:t>
        </w:r>
        <w:r w:rsidRPr="00987092">
          <w:rPr>
            <w:b/>
            <w:bCs/>
            <w:highlight w:val="cyan"/>
            <w:u w:val="double"/>
          </w:rPr>
          <w:t>(without changing marks of Student 1)</w:t>
        </w:r>
      </w:ins>
    </w:p>
    <w:p w14:paraId="722F2F1B" w14:textId="77777777" w:rsidR="00987092" w:rsidRPr="00987092" w:rsidRDefault="00987092">
      <w:pPr>
        <w:spacing w:after="80" w:line="259" w:lineRule="auto"/>
        <w:rPr>
          <w:ins w:id="185" w:author="Comparison" w:date="2026-09-08T22:59:00Z"/>
          <w:b/>
          <w:bCs/>
          <w:highlight w:val="cyan"/>
          <w:u w:val="double"/>
        </w:rPr>
      </w:pPr>
    </w:p>
    <w:p w14:paraId="27F75525" w14:textId="77777777" w:rsidR="00591EE6" w:rsidRPr="00987092" w:rsidRDefault="00591EE6" w:rsidP="00591EE6">
      <w:pPr>
        <w:spacing w:after="80" w:line="259" w:lineRule="auto"/>
        <w:jc w:val="center"/>
        <w:rPr>
          <w:ins w:id="186" w:author="Comparison" w:date="2026-09-08T22:59:00Z"/>
          <w:b/>
          <w:bCs/>
          <w:highlight w:val="cyan"/>
        </w:rPr>
      </w:pPr>
      <w:ins w:id="187" w:author="Comparison" w:date="2026-09-08T22:59:00Z">
        <w:r w:rsidRPr="00987092">
          <w:rPr>
            <w:b/>
            <w:bCs/>
            <w:highlight w:val="cyan"/>
          </w:rPr>
          <w:t>Details of Student 1:</w:t>
        </w:r>
      </w:ins>
    </w:p>
    <w:p w14:paraId="568A34D2" w14:textId="77777777" w:rsidR="00591EE6" w:rsidRPr="00987092" w:rsidRDefault="00591EE6" w:rsidP="00591EE6">
      <w:pPr>
        <w:spacing w:after="80" w:line="259" w:lineRule="auto"/>
        <w:jc w:val="center"/>
        <w:rPr>
          <w:ins w:id="188" w:author="Comparison" w:date="2026-09-08T22:59:00Z"/>
          <w:b/>
          <w:bCs/>
          <w:highlight w:val="cyan"/>
        </w:rPr>
      </w:pPr>
      <w:ins w:id="189" w:author="Comparison" w:date="2026-09-08T22:59:00Z">
        <w:r w:rsidRPr="00987092">
          <w:rPr>
            <w:b/>
            <w:bCs/>
            <w:highlight w:val="cyan"/>
          </w:rPr>
          <w:lastRenderedPageBreak/>
          <w:t>Roll Number: 1</w:t>
        </w:r>
      </w:ins>
    </w:p>
    <w:p w14:paraId="0F1947F7" w14:textId="77777777" w:rsidR="00591EE6" w:rsidRPr="00987092" w:rsidRDefault="00591EE6" w:rsidP="00591EE6">
      <w:pPr>
        <w:spacing w:after="80" w:line="259" w:lineRule="auto"/>
        <w:jc w:val="center"/>
        <w:rPr>
          <w:ins w:id="190" w:author="Comparison" w:date="2026-09-08T22:59:00Z"/>
          <w:b/>
          <w:bCs/>
          <w:highlight w:val="cyan"/>
        </w:rPr>
      </w:pPr>
      <w:ins w:id="191" w:author="Comparison" w:date="2026-09-08T22:59:00Z">
        <w:r w:rsidRPr="00987092">
          <w:rPr>
            <w:b/>
            <w:bCs/>
            <w:highlight w:val="cyan"/>
          </w:rPr>
          <w:t>Marks: 75</w:t>
        </w:r>
      </w:ins>
    </w:p>
    <w:p w14:paraId="57EA82E1" w14:textId="77777777" w:rsidR="00591EE6" w:rsidRPr="00987092" w:rsidRDefault="00591EE6" w:rsidP="00591EE6">
      <w:pPr>
        <w:spacing w:after="80" w:line="259" w:lineRule="auto"/>
        <w:jc w:val="center"/>
        <w:rPr>
          <w:ins w:id="192" w:author="Comparison" w:date="2026-09-08T22:59:00Z"/>
          <w:b/>
          <w:bCs/>
          <w:highlight w:val="cyan"/>
        </w:rPr>
      </w:pPr>
      <w:ins w:id="193" w:author="Comparison" w:date="2026-09-08T22:59:00Z">
        <w:r w:rsidRPr="00987092">
          <w:rPr>
            <w:b/>
            <w:bCs/>
            <w:highlight w:val="cyan"/>
          </w:rPr>
          <w:t>Details of Student 2:</w:t>
        </w:r>
      </w:ins>
    </w:p>
    <w:p w14:paraId="5AABDBC3" w14:textId="77777777" w:rsidR="00591EE6" w:rsidRPr="00987092" w:rsidRDefault="00591EE6" w:rsidP="00591EE6">
      <w:pPr>
        <w:spacing w:after="80" w:line="259" w:lineRule="auto"/>
        <w:jc w:val="center"/>
        <w:rPr>
          <w:ins w:id="194" w:author="Comparison" w:date="2026-09-08T22:59:00Z"/>
          <w:b/>
          <w:bCs/>
          <w:highlight w:val="cyan"/>
        </w:rPr>
      </w:pPr>
      <w:ins w:id="195" w:author="Comparison" w:date="2026-09-08T22:59:00Z">
        <w:r w:rsidRPr="00987092">
          <w:rPr>
            <w:b/>
            <w:bCs/>
            <w:highlight w:val="cyan"/>
          </w:rPr>
          <w:t>Roll Number: 2</w:t>
        </w:r>
      </w:ins>
    </w:p>
    <w:p w14:paraId="0E1AA282" w14:textId="77777777" w:rsidR="00591EE6" w:rsidRPr="00987092" w:rsidRDefault="00591EE6" w:rsidP="00591EE6">
      <w:pPr>
        <w:spacing w:after="80" w:line="259" w:lineRule="auto"/>
        <w:jc w:val="center"/>
        <w:rPr>
          <w:ins w:id="196" w:author="Comparison" w:date="2026-09-08T22:59:00Z"/>
          <w:b/>
          <w:bCs/>
          <w:highlight w:val="cyan"/>
        </w:rPr>
      </w:pPr>
      <w:ins w:id="197" w:author="Comparison" w:date="2026-09-08T22:59:00Z">
        <w:r w:rsidRPr="00987092">
          <w:rPr>
            <w:b/>
            <w:bCs/>
            <w:highlight w:val="cyan"/>
          </w:rPr>
          <w:t>Marks: 90</w:t>
        </w:r>
      </w:ins>
    </w:p>
    <w:p w14:paraId="2ED90076" w14:textId="77777777" w:rsidR="00127682" w:rsidRPr="00987092" w:rsidRDefault="00127682" w:rsidP="00591EE6">
      <w:pPr>
        <w:spacing w:after="80" w:line="259" w:lineRule="auto"/>
        <w:jc w:val="center"/>
        <w:rPr>
          <w:ins w:id="198" w:author="Comparison" w:date="2026-09-08T22:59:00Z"/>
          <w:b/>
          <w:bCs/>
          <w:highlight w:val="cyan"/>
        </w:rPr>
      </w:pPr>
      <w:ins w:id="199" w:author="Comparison" w:date="2026-09-08T22:59:00Z">
        <w:r w:rsidRPr="00987092">
          <w:rPr>
            <w:noProof/>
            <w:highlight w:val="cyan"/>
          </w:rPr>
          <w:drawing>
            <wp:inline distT="0" distB="0" distL="0" distR="0" wp14:anchorId="76EE2EB8" wp14:editId="2A832EBF">
              <wp:extent cx="5495925" cy="1866900"/>
              <wp:effectExtent l="0" t="0" r="9525" b="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5925" cy="1866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5F3814A" w14:textId="77777777" w:rsidR="006017F0" w:rsidRPr="00987092" w:rsidRDefault="006017F0" w:rsidP="00591EE6">
      <w:pPr>
        <w:spacing w:after="80" w:line="259" w:lineRule="auto"/>
        <w:jc w:val="center"/>
        <w:rPr>
          <w:ins w:id="200" w:author="Comparison" w:date="2026-09-08T22:59:00Z"/>
          <w:b/>
          <w:bCs/>
          <w:highlight w:val="cyan"/>
        </w:rPr>
      </w:pPr>
      <w:ins w:id="201" w:author="Comparison" w:date="2026-09-08T22:59:00Z">
        <w:r w:rsidRPr="00987092">
          <w:rPr>
            <w:b/>
            <w:bCs/>
            <w:highlight w:val="cyan"/>
          </w:rPr>
          <w:t>PREDICTING OUTPUT WITH CHANGING MARKS OF STUDENT 1 AND EXPLANATION</w:t>
        </w:r>
      </w:ins>
    </w:p>
    <w:p w14:paraId="79B3C63A" w14:textId="77777777" w:rsidR="006017F0" w:rsidRPr="00987092" w:rsidRDefault="006017F0" w:rsidP="006017F0">
      <w:pPr>
        <w:spacing w:after="80" w:line="259" w:lineRule="auto"/>
        <w:jc w:val="center"/>
        <w:rPr>
          <w:ins w:id="202" w:author="Comparison" w:date="2026-09-08T22:59:00Z"/>
          <w:b/>
          <w:bCs/>
          <w:highlight w:val="cyan"/>
        </w:rPr>
      </w:pPr>
      <w:ins w:id="203" w:author="Comparison" w:date="2026-09-08T22:59:00Z">
        <w:r w:rsidRPr="00987092">
          <w:rPr>
            <w:b/>
            <w:bCs/>
            <w:highlight w:val="cyan"/>
          </w:rPr>
          <w:t>Details of Student 1:</w:t>
        </w:r>
      </w:ins>
    </w:p>
    <w:p w14:paraId="00C890D1" w14:textId="77777777" w:rsidR="006017F0" w:rsidRPr="00987092" w:rsidRDefault="006017F0" w:rsidP="006017F0">
      <w:pPr>
        <w:spacing w:after="80" w:line="259" w:lineRule="auto"/>
        <w:jc w:val="center"/>
        <w:rPr>
          <w:ins w:id="204" w:author="Comparison" w:date="2026-09-08T22:59:00Z"/>
          <w:b/>
          <w:bCs/>
          <w:highlight w:val="cyan"/>
        </w:rPr>
      </w:pPr>
      <w:ins w:id="205" w:author="Comparison" w:date="2026-09-08T22:59:00Z">
        <w:r w:rsidRPr="00987092">
          <w:rPr>
            <w:b/>
            <w:bCs/>
            <w:highlight w:val="cyan"/>
          </w:rPr>
          <w:t>Roll Number: 1</w:t>
        </w:r>
      </w:ins>
    </w:p>
    <w:p w14:paraId="29684B37" w14:textId="77777777" w:rsidR="006017F0" w:rsidRPr="00987092" w:rsidRDefault="006017F0" w:rsidP="006017F0">
      <w:pPr>
        <w:spacing w:after="80" w:line="259" w:lineRule="auto"/>
        <w:jc w:val="center"/>
        <w:rPr>
          <w:ins w:id="206" w:author="Comparison" w:date="2026-09-08T22:59:00Z"/>
          <w:b/>
          <w:bCs/>
          <w:highlight w:val="cyan"/>
        </w:rPr>
      </w:pPr>
      <w:ins w:id="207" w:author="Comparison" w:date="2026-09-08T22:59:00Z">
        <w:r w:rsidRPr="00987092">
          <w:rPr>
            <w:b/>
            <w:bCs/>
            <w:highlight w:val="cyan"/>
          </w:rPr>
          <w:t>Marks: 75</w:t>
        </w:r>
      </w:ins>
    </w:p>
    <w:p w14:paraId="211A33AE" w14:textId="77777777" w:rsidR="006017F0" w:rsidRPr="00987092" w:rsidRDefault="006017F0" w:rsidP="006017F0">
      <w:pPr>
        <w:spacing w:after="80" w:line="259" w:lineRule="auto"/>
        <w:jc w:val="center"/>
        <w:rPr>
          <w:ins w:id="208" w:author="Comparison" w:date="2026-09-08T22:59:00Z"/>
          <w:b/>
          <w:bCs/>
          <w:highlight w:val="cyan"/>
        </w:rPr>
      </w:pPr>
      <w:ins w:id="209" w:author="Comparison" w:date="2026-09-08T22:59:00Z">
        <w:r w:rsidRPr="00987092">
          <w:rPr>
            <w:b/>
            <w:bCs/>
            <w:highlight w:val="cyan"/>
          </w:rPr>
          <w:t>Details of Student 2:</w:t>
        </w:r>
      </w:ins>
    </w:p>
    <w:p w14:paraId="053D701F" w14:textId="77777777" w:rsidR="006017F0" w:rsidRPr="00987092" w:rsidRDefault="006017F0" w:rsidP="006017F0">
      <w:pPr>
        <w:spacing w:after="80" w:line="259" w:lineRule="auto"/>
        <w:jc w:val="center"/>
        <w:rPr>
          <w:ins w:id="210" w:author="Comparison" w:date="2026-09-08T22:59:00Z"/>
          <w:b/>
          <w:bCs/>
          <w:highlight w:val="cyan"/>
        </w:rPr>
      </w:pPr>
      <w:ins w:id="211" w:author="Comparison" w:date="2026-09-08T22:59:00Z">
        <w:r w:rsidRPr="00987092">
          <w:rPr>
            <w:b/>
            <w:bCs/>
            <w:highlight w:val="cyan"/>
          </w:rPr>
          <w:t>Roll Number: 2</w:t>
        </w:r>
      </w:ins>
    </w:p>
    <w:p w14:paraId="2102FF30" w14:textId="77777777" w:rsidR="006017F0" w:rsidRPr="00987092" w:rsidRDefault="006017F0" w:rsidP="006017F0">
      <w:pPr>
        <w:spacing w:after="80" w:line="259" w:lineRule="auto"/>
        <w:jc w:val="center"/>
        <w:rPr>
          <w:ins w:id="212" w:author="Comparison" w:date="2026-09-08T22:59:00Z"/>
          <w:b/>
          <w:bCs/>
          <w:highlight w:val="cyan"/>
        </w:rPr>
      </w:pPr>
      <w:ins w:id="213" w:author="Comparison" w:date="2026-09-08T22:59:00Z">
        <w:r w:rsidRPr="00987092">
          <w:rPr>
            <w:b/>
            <w:bCs/>
            <w:highlight w:val="cyan"/>
          </w:rPr>
          <w:t>Marks: 90</w:t>
        </w:r>
      </w:ins>
    </w:p>
    <w:p w14:paraId="0B048CD3" w14:textId="77777777" w:rsidR="006017F0" w:rsidRPr="00987092" w:rsidRDefault="006017F0" w:rsidP="006017F0">
      <w:pPr>
        <w:spacing w:after="80" w:line="259" w:lineRule="auto"/>
        <w:jc w:val="center"/>
        <w:rPr>
          <w:ins w:id="214" w:author="Comparison" w:date="2026-09-08T22:59:00Z"/>
          <w:b/>
          <w:bCs/>
          <w:highlight w:val="cyan"/>
        </w:rPr>
      </w:pPr>
      <w:ins w:id="215" w:author="Comparison" w:date="2026-09-08T22:59:00Z">
        <w:r w:rsidRPr="00987092">
          <w:rPr>
            <w:b/>
            <w:bCs/>
            <w:highlight w:val="cyan"/>
          </w:rPr>
          <w:t>After changing marks of Student 1:</w:t>
        </w:r>
      </w:ins>
    </w:p>
    <w:p w14:paraId="489B3535" w14:textId="77777777" w:rsidR="006017F0" w:rsidRPr="00987092" w:rsidRDefault="006017F0" w:rsidP="006017F0">
      <w:pPr>
        <w:spacing w:after="80" w:line="259" w:lineRule="auto"/>
        <w:jc w:val="center"/>
        <w:rPr>
          <w:ins w:id="216" w:author="Comparison" w:date="2026-09-08T22:59:00Z"/>
          <w:b/>
          <w:bCs/>
          <w:highlight w:val="cyan"/>
        </w:rPr>
      </w:pPr>
      <w:ins w:id="217" w:author="Comparison" w:date="2026-09-08T22:59:00Z">
        <w:r w:rsidRPr="00987092">
          <w:rPr>
            <w:b/>
            <w:bCs/>
            <w:highlight w:val="cyan"/>
          </w:rPr>
          <w:t>Details of Student 1:</w:t>
        </w:r>
      </w:ins>
    </w:p>
    <w:p w14:paraId="05551D71" w14:textId="77777777" w:rsidR="006017F0" w:rsidRPr="00987092" w:rsidRDefault="006017F0" w:rsidP="006017F0">
      <w:pPr>
        <w:spacing w:after="80" w:line="259" w:lineRule="auto"/>
        <w:jc w:val="center"/>
        <w:rPr>
          <w:ins w:id="218" w:author="Comparison" w:date="2026-09-08T22:59:00Z"/>
          <w:b/>
          <w:bCs/>
          <w:highlight w:val="cyan"/>
        </w:rPr>
      </w:pPr>
      <w:ins w:id="219" w:author="Comparison" w:date="2026-09-08T22:59:00Z">
        <w:r w:rsidRPr="00987092">
          <w:rPr>
            <w:b/>
            <w:bCs/>
            <w:highlight w:val="cyan"/>
          </w:rPr>
          <w:t>Roll Number: 1</w:t>
        </w:r>
      </w:ins>
    </w:p>
    <w:p w14:paraId="2D57387E" w14:textId="77777777" w:rsidR="006017F0" w:rsidRPr="00987092" w:rsidRDefault="006017F0" w:rsidP="006017F0">
      <w:pPr>
        <w:spacing w:after="80" w:line="259" w:lineRule="auto"/>
        <w:jc w:val="center"/>
        <w:rPr>
          <w:ins w:id="220" w:author="Comparison" w:date="2026-09-08T22:59:00Z"/>
          <w:b/>
          <w:bCs/>
          <w:highlight w:val="cyan"/>
        </w:rPr>
      </w:pPr>
      <w:ins w:id="221" w:author="Comparison" w:date="2026-09-08T22:59:00Z">
        <w:r w:rsidRPr="00987092">
          <w:rPr>
            <w:b/>
            <w:bCs/>
            <w:highlight w:val="cyan"/>
          </w:rPr>
          <w:t>Marks: 80</w:t>
        </w:r>
      </w:ins>
    </w:p>
    <w:p w14:paraId="061EF558" w14:textId="77777777" w:rsidR="006017F0" w:rsidRPr="00987092" w:rsidRDefault="006017F0" w:rsidP="006017F0">
      <w:pPr>
        <w:spacing w:after="80" w:line="259" w:lineRule="auto"/>
        <w:jc w:val="center"/>
        <w:rPr>
          <w:ins w:id="222" w:author="Comparison" w:date="2026-09-08T22:59:00Z"/>
          <w:b/>
          <w:bCs/>
          <w:highlight w:val="cyan"/>
        </w:rPr>
      </w:pPr>
      <w:ins w:id="223" w:author="Comparison" w:date="2026-09-08T22:59:00Z">
        <w:r w:rsidRPr="00987092">
          <w:rPr>
            <w:b/>
            <w:bCs/>
            <w:highlight w:val="cyan"/>
          </w:rPr>
          <w:t>Details of Student 2:</w:t>
        </w:r>
      </w:ins>
    </w:p>
    <w:p w14:paraId="6CB6F3F4" w14:textId="77777777" w:rsidR="006017F0" w:rsidRPr="00987092" w:rsidRDefault="006017F0" w:rsidP="006017F0">
      <w:pPr>
        <w:spacing w:after="80" w:line="259" w:lineRule="auto"/>
        <w:jc w:val="center"/>
        <w:rPr>
          <w:ins w:id="224" w:author="Comparison" w:date="2026-09-08T22:59:00Z"/>
          <w:b/>
          <w:bCs/>
          <w:highlight w:val="cyan"/>
        </w:rPr>
      </w:pPr>
      <w:ins w:id="225" w:author="Comparison" w:date="2026-09-08T22:59:00Z">
        <w:r w:rsidRPr="00987092">
          <w:rPr>
            <w:b/>
            <w:bCs/>
            <w:highlight w:val="cyan"/>
          </w:rPr>
          <w:t>Roll Number: 2</w:t>
        </w:r>
      </w:ins>
    </w:p>
    <w:p w14:paraId="05A5306E" w14:textId="77777777" w:rsidR="002011AB" w:rsidRPr="00987092" w:rsidRDefault="006017F0" w:rsidP="006017F0">
      <w:pPr>
        <w:spacing w:after="80" w:line="259" w:lineRule="auto"/>
        <w:jc w:val="center"/>
        <w:rPr>
          <w:moveTo w:id="226" w:author="Comparison" w:date="2026-09-08T22:59:00Z"/>
          <w:b/>
          <w:highlight w:val="cyan"/>
          <w:rPrChange w:id="227" w:author="Comparison" w:date="2026-09-08T22:59:00Z">
            <w:rPr>
              <w:moveTo w:id="228" w:author="Comparison" w:date="2026-09-08T22:59:00Z"/>
            </w:rPr>
          </w:rPrChange>
        </w:rPr>
        <w:pPrChange w:id="229" w:author="Comparison" w:date="2026-09-08T22:59:00Z">
          <w:pPr>
            <w:spacing w:after="0" w:line="259" w:lineRule="auto"/>
            <w:jc w:val="center"/>
          </w:pPr>
        </w:pPrChange>
      </w:pPr>
      <w:ins w:id="230" w:author="Comparison" w:date="2026-09-08T22:59:00Z">
        <w:r w:rsidRPr="00987092">
          <w:rPr>
            <w:b/>
            <w:bCs/>
            <w:highlight w:val="cyan"/>
          </w:rPr>
          <w:t>Marks: 90</w:t>
        </w:r>
      </w:ins>
      <w:moveToRangeStart w:id="231" w:author="Comparison" w:date="2026-09-08T22:59:00Z" w:name="move239800796"/>
    </w:p>
    <w:p w14:paraId="7B1111A9" w14:textId="77777777" w:rsidR="006017F0" w:rsidRPr="00987092" w:rsidRDefault="001325AC" w:rsidP="006017F0">
      <w:pPr>
        <w:spacing w:after="80" w:line="259" w:lineRule="auto"/>
        <w:jc w:val="center"/>
        <w:rPr>
          <w:ins w:id="232" w:author="Comparison" w:date="2026-09-08T22:59:00Z"/>
          <w:b/>
          <w:bCs/>
          <w:highlight w:val="cyan"/>
        </w:rPr>
      </w:pPr>
      <w:moveTo w:id="233" w:author="Comparison" w:date="2026-09-08T22:59:00Z">
        <w:r w:rsidRPr="00987092">
          <w:rPr>
            <w:b/>
            <w:highlight w:val="cyan"/>
            <w:rPrChange w:id="234" w:author="Comparison" w:date="2026-09-08T22:59:00Z">
              <w:rPr/>
            </w:rPrChange>
          </w:rPr>
          <w:t xml:space="preserve">The </w:t>
        </w:r>
      </w:moveTo>
      <w:moveToRangeEnd w:id="231"/>
      <w:ins w:id="235" w:author="Comparison" w:date="2026-09-08T22:59:00Z">
        <w:r w:rsidR="006017F0" w:rsidRPr="00987092">
          <w:rPr>
            <w:b/>
            <w:bCs/>
            <w:highlight w:val="cyan"/>
          </w:rPr>
          <w:t xml:space="preserve">marks of student 1 will be displayed 80 instead of 75 because the object owns its own memory </w:t>
        </w:r>
        <w:proofErr w:type="spellStart"/>
        <w:proofErr w:type="gramStart"/>
        <w:r w:rsidR="006017F0" w:rsidRPr="00987092">
          <w:rPr>
            <w:b/>
            <w:bCs/>
            <w:highlight w:val="cyan"/>
          </w:rPr>
          <w:t>space.When</w:t>
        </w:r>
        <w:proofErr w:type="spellEnd"/>
        <w:proofErr w:type="gramEnd"/>
        <w:r w:rsidR="006017F0" w:rsidRPr="00987092">
          <w:rPr>
            <w:b/>
            <w:bCs/>
            <w:highlight w:val="cyan"/>
          </w:rPr>
          <w:t xml:space="preserve"> I edit the marks the previous marks are overwritten</w:t>
        </w:r>
      </w:ins>
    </w:p>
    <w:p w14:paraId="58DF7AFA" w14:textId="77777777" w:rsidR="00127682" w:rsidRPr="00987092" w:rsidRDefault="00127682" w:rsidP="00591EE6">
      <w:pPr>
        <w:spacing w:after="80" w:line="259" w:lineRule="auto"/>
        <w:jc w:val="center"/>
        <w:rPr>
          <w:ins w:id="236" w:author="Comparison" w:date="2026-09-08T22:59:00Z"/>
          <w:b/>
          <w:bCs/>
          <w:highlight w:val="cyan"/>
        </w:rPr>
      </w:pPr>
      <w:ins w:id="237" w:author="Comparison" w:date="2026-09-08T22:59:00Z">
        <w:r w:rsidRPr="00987092">
          <w:rPr>
            <w:b/>
            <w:bCs/>
            <w:highlight w:val="cyan"/>
          </w:rPr>
          <w:t>OUTPUT WITHOUT CHANGING MARKS OF STUDENT 1</w:t>
        </w:r>
      </w:ins>
    </w:p>
    <w:p w14:paraId="107DA8F5" w14:textId="77777777" w:rsidR="006017F0" w:rsidRPr="00987092" w:rsidRDefault="006017F0" w:rsidP="00591EE6">
      <w:pPr>
        <w:spacing w:after="80" w:line="259" w:lineRule="auto"/>
        <w:jc w:val="center"/>
        <w:rPr>
          <w:ins w:id="238" w:author="Comparison" w:date="2026-09-08T22:59:00Z"/>
          <w:b/>
          <w:bCs/>
          <w:highlight w:val="cyan"/>
        </w:rPr>
      </w:pPr>
      <w:ins w:id="239" w:author="Comparison" w:date="2026-09-08T22:59:00Z">
        <w:r w:rsidRPr="00987092">
          <w:rPr>
            <w:noProof/>
            <w:highlight w:val="cyan"/>
          </w:rPr>
          <w:lastRenderedPageBreak/>
          <w:drawing>
            <wp:inline distT="0" distB="0" distL="0" distR="0" wp14:anchorId="620AC1EE" wp14:editId="51BEC4AA">
              <wp:extent cx="5943600" cy="3308985"/>
              <wp:effectExtent l="0" t="0" r="0" b="5715"/>
              <wp:docPr id="11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08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FC77434" w14:textId="77777777" w:rsidR="006017F0" w:rsidRDefault="006017F0" w:rsidP="00591EE6">
      <w:pPr>
        <w:spacing w:after="80" w:line="259" w:lineRule="auto"/>
        <w:jc w:val="center"/>
        <w:rPr>
          <w:ins w:id="240" w:author="Comparison" w:date="2026-09-08T22:59:00Z"/>
          <w:b/>
          <w:bCs/>
        </w:rPr>
      </w:pPr>
      <w:ins w:id="241" w:author="Comparison" w:date="2026-09-08T22:59:00Z">
        <w:r w:rsidRPr="00987092">
          <w:rPr>
            <w:b/>
            <w:bCs/>
            <w:highlight w:val="cyan"/>
          </w:rPr>
          <w:t>OUTPUT WITH CHANGING MARKS OF STUDENT 2</w:t>
        </w:r>
      </w:ins>
    </w:p>
    <w:p w14:paraId="61C1C761" w14:textId="77777777" w:rsidR="00127682" w:rsidRPr="00591EE6" w:rsidRDefault="00127682" w:rsidP="00591EE6">
      <w:pPr>
        <w:spacing w:after="80" w:line="259" w:lineRule="auto"/>
        <w:jc w:val="center"/>
        <w:rPr>
          <w:ins w:id="242" w:author="Comparison" w:date="2026-09-08T22:59:00Z"/>
          <w:b/>
          <w:bCs/>
        </w:rPr>
      </w:pPr>
    </w:p>
    <w:p w14:paraId="77E5C952" w14:textId="2D3F93AD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Task 4: </w:t>
      </w:r>
    </w:p>
    <w:p w14:paraId="4569349E" w14:textId="54832770" w:rsidR="002011AB" w:rsidRDefault="001325AC">
      <w:pPr>
        <w:spacing w:after="80" w:line="259" w:lineRule="auto"/>
      </w:pPr>
      <w:r>
        <w:t>Read 8 integers into an array. Find and</w:t>
      </w:r>
      <w:r>
        <w:t xml:space="preserve"> display the largest and smallest values and their indices. If a value occurs more than once, report its first occurrence.</w:t>
      </w:r>
    </w:p>
    <w:p w14:paraId="468CE5F4" w14:textId="1282109D" w:rsidR="00987092" w:rsidRDefault="00987092">
      <w:pPr>
        <w:spacing w:after="80" w:line="259" w:lineRule="auto"/>
      </w:pPr>
      <w:r>
        <w:t>CODE</w:t>
      </w:r>
    </w:p>
    <w:p w14:paraId="22C40EA2" w14:textId="1C47DEA0" w:rsidR="00987092" w:rsidRDefault="00987092">
      <w:pPr>
        <w:spacing w:after="80" w:line="259" w:lineRule="auto"/>
      </w:pPr>
      <w:r>
        <w:rPr>
          <w:noProof/>
        </w:rPr>
        <w:lastRenderedPageBreak/>
        <w:drawing>
          <wp:inline distT="0" distB="0" distL="0" distR="0" wp14:anchorId="1FFC7928" wp14:editId="04DA84F3">
            <wp:extent cx="5943600" cy="39744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6271" w14:textId="4EB51D9F" w:rsidR="00987092" w:rsidRDefault="00987092">
      <w:pPr>
        <w:spacing w:after="80" w:line="259" w:lineRule="auto"/>
      </w:pPr>
      <w:r>
        <w:rPr>
          <w:noProof/>
        </w:rPr>
        <w:drawing>
          <wp:inline distT="0" distB="0" distL="0" distR="0" wp14:anchorId="153E4EE1" wp14:editId="73E76BFA">
            <wp:extent cx="5943600" cy="334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658A" w14:textId="77777777" w:rsidR="002011AB" w:rsidRDefault="002011AB">
      <w:pPr>
        <w:spacing w:after="80" w:line="259" w:lineRule="auto"/>
      </w:pPr>
    </w:p>
    <w:p w14:paraId="1E8B9B9B" w14:textId="77777777" w:rsidR="006017F0" w:rsidRPr="006017F0" w:rsidRDefault="006017F0" w:rsidP="006017F0">
      <w:pPr>
        <w:spacing w:after="80" w:line="259" w:lineRule="auto"/>
        <w:jc w:val="center"/>
        <w:rPr>
          <w:ins w:id="243" w:author="Comparison" w:date="2026-09-08T22:59:00Z"/>
          <w:b/>
          <w:bCs/>
          <w:sz w:val="28"/>
          <w:szCs w:val="28"/>
          <w:u w:val="double"/>
        </w:rPr>
      </w:pPr>
      <w:bookmarkStart w:id="244" w:name="_heading=h.g85vd7d9vfe5" w:colFirst="0" w:colLast="0"/>
      <w:bookmarkEnd w:id="244"/>
      <w:ins w:id="245" w:author="Comparison" w:date="2026-09-08T22:59:00Z">
        <w:r w:rsidRPr="00987092">
          <w:rPr>
            <w:b/>
            <w:bCs/>
            <w:sz w:val="28"/>
            <w:szCs w:val="28"/>
            <w:highlight w:val="cyan"/>
            <w:u w:val="double"/>
          </w:rPr>
          <w:lastRenderedPageBreak/>
          <w:t>OUTPUT</w:t>
        </w:r>
      </w:ins>
    </w:p>
    <w:p w14:paraId="6CDD47B9" w14:textId="77777777" w:rsidR="006017F0" w:rsidRDefault="006017F0">
      <w:pPr>
        <w:spacing w:after="80" w:line="259" w:lineRule="auto"/>
        <w:rPr>
          <w:ins w:id="246" w:author="Comparison" w:date="2026-09-08T22:59:00Z"/>
        </w:rPr>
      </w:pPr>
      <w:ins w:id="247" w:author="Comparison" w:date="2026-09-08T22:59:00Z">
        <w:r>
          <w:rPr>
            <w:noProof/>
          </w:rPr>
          <w:drawing>
            <wp:inline distT="0" distB="0" distL="0" distR="0" wp14:anchorId="50890FBA" wp14:editId="352D3122">
              <wp:extent cx="5943600" cy="3076575"/>
              <wp:effectExtent l="0" t="0" r="0" b="9525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7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01569D0" w14:textId="77777777" w:rsidR="001F6273" w:rsidRDefault="001F6273">
      <w:pPr>
        <w:spacing w:after="80" w:line="259" w:lineRule="auto"/>
        <w:rPr>
          <w:ins w:id="248" w:author="Comparison" w:date="2026-09-08T22:59:00Z"/>
        </w:rPr>
      </w:pPr>
    </w:p>
    <w:p w14:paraId="59885EA9" w14:textId="77777777" w:rsidR="002011AB" w:rsidRDefault="002011AB">
      <w:pPr>
        <w:pStyle w:val="Heading1"/>
        <w:keepNext w:val="0"/>
        <w:spacing w:before="480" w:after="120" w:line="259" w:lineRule="auto"/>
        <w:ind w:left="360"/>
        <w:rPr>
          <w:rFonts w:ascii="Calibri" w:eastAsia="Calibri" w:hAnsi="Calibri" w:cs="Calibri"/>
          <w:sz w:val="30"/>
          <w:szCs w:val="30"/>
        </w:rPr>
      </w:pPr>
    </w:p>
    <w:p w14:paraId="5FA4593A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bookmarkStart w:id="249" w:name="_heading=h.mizxyrg5wfsr" w:colFirst="0" w:colLast="0"/>
      <w:bookmarkEnd w:id="249"/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Task 5: </w:t>
      </w:r>
    </w:p>
    <w:p w14:paraId="3EFFEC1F" w14:textId="77777777" w:rsidR="002011AB" w:rsidRDefault="001325AC">
      <w:pPr>
        <w:pStyle w:val="Heading1"/>
        <w:keepNext w:val="0"/>
        <w:spacing w:before="480" w:after="120"/>
        <w:ind w:left="360"/>
        <w:rPr>
          <w:rFonts w:ascii="Calibri" w:eastAsia="Calibri" w:hAnsi="Calibri" w:cs="Calibri"/>
          <w:b w:val="0"/>
          <w:bCs w:val="0"/>
          <w:sz w:val="24"/>
          <w:szCs w:val="24"/>
        </w:rPr>
      </w:pPr>
      <w:bookmarkStart w:id="250" w:name="_heading=h.70u1pdqkccb7" w:colFirst="0" w:colLast="0"/>
      <w:bookmarkEnd w:id="250"/>
      <w:r>
        <w:rPr>
          <w:rFonts w:ascii="Calibri" w:eastAsia="Calibri" w:hAnsi="Calibri" w:cs="Calibri"/>
          <w:b w:val="0"/>
          <w:bCs w:val="0"/>
          <w:sz w:val="24"/>
          <w:szCs w:val="24"/>
        </w:rPr>
        <w:t>Read 8 integers into an array. Find and display the largest and smallest values and their indices. If a value occurs more than once, report its first occurrence.</w:t>
      </w:r>
    </w:p>
    <w:p w14:paraId="21C2AF4F" w14:textId="77777777" w:rsidR="006017F0" w:rsidRPr="006017F0" w:rsidRDefault="006017F0" w:rsidP="00987092">
      <w:pPr>
        <w:jc w:val="center"/>
        <w:rPr>
          <w:ins w:id="251" w:author="Comparison" w:date="2026-09-08T22:59:00Z"/>
        </w:rPr>
      </w:pPr>
      <w:ins w:id="252" w:author="Comparison" w:date="2026-09-08T22:59:00Z">
        <w:r w:rsidRPr="00987092">
          <w:rPr>
            <w:highlight w:val="green"/>
          </w:rPr>
          <w:t>SAME AS TASK 4</w:t>
        </w:r>
      </w:ins>
    </w:p>
    <w:p w14:paraId="7B124A3C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>
        <w:t xml:space="preserve">   </w:t>
      </w:r>
      <w:r>
        <w:rPr>
          <w:sz w:val="30"/>
          <w:szCs w:val="30"/>
        </w:rPr>
        <w:t xml:space="preserve">   </w:t>
      </w: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>Task 6:</w:t>
      </w: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 </w:t>
      </w:r>
    </w:p>
    <w:p w14:paraId="07B6CBFF" w14:textId="77777777" w:rsidR="002011AB" w:rsidRDefault="001325AC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Read 6 integers into an array. Reverse the elements </w:t>
      </w:r>
      <w:r>
        <w:rPr>
          <w:b/>
          <w:bCs/>
          <w:sz w:val="24"/>
          <w:szCs w:val="24"/>
        </w:rPr>
        <w:t>without using another array</w:t>
      </w:r>
      <w:r>
        <w:rPr>
          <w:sz w:val="24"/>
          <w:szCs w:val="24"/>
        </w:rPr>
        <w:t>, then display the updated array.</w:t>
      </w:r>
    </w:p>
    <w:p w14:paraId="0ABCB435" w14:textId="6988F9F4" w:rsidR="002011AB" w:rsidRDefault="001325AC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Example: {3, 7, 2, 9, 4, 1} becomes {1, 4, 9, 2, 7, 3}. </w:t>
      </w:r>
    </w:p>
    <w:p w14:paraId="46E9FD27" w14:textId="2C995EC0" w:rsidR="00A25C26" w:rsidRDefault="00A25C26">
      <w:pPr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D4C5BE" wp14:editId="4F2B0EDD">
            <wp:extent cx="5943600" cy="3037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5ECA" w14:textId="12BE2762" w:rsidR="00A25C26" w:rsidRDefault="00A25C26">
      <w:pPr>
        <w:ind w:left="360"/>
        <w:rPr>
          <w:sz w:val="24"/>
          <w:szCs w:val="24"/>
        </w:rPr>
      </w:pPr>
    </w:p>
    <w:p w14:paraId="4F296C36" w14:textId="59A12DBF" w:rsidR="00A25C26" w:rsidRDefault="00A25C26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1764E602" wp14:editId="14D8AA9A">
            <wp:extent cx="5819775" cy="3638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FC12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    Task 7:</w:t>
      </w: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 </w:t>
      </w:r>
    </w:p>
    <w:p w14:paraId="0B27F577" w14:textId="77777777" w:rsidR="002011AB" w:rsidRDefault="001325AC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Read 10 integers into an array. Move the first occurrence of each distinct value into the beginning of the same array, preserving the original order. Di</w:t>
      </w:r>
      <w:r>
        <w:rPr>
          <w:sz w:val="24"/>
          <w:szCs w:val="24"/>
        </w:rPr>
        <w:t>splay these unique values and their count. Do not use another array.</w:t>
      </w:r>
    </w:p>
    <w:p w14:paraId="17008F2E" w14:textId="77777777" w:rsidR="002011AB" w:rsidRDefault="001325AC">
      <w:pPr>
        <w:ind w:left="360"/>
        <w:rPr>
          <w:sz w:val="24"/>
          <w:szCs w:val="24"/>
        </w:rPr>
      </w:pPr>
      <w:r>
        <w:rPr>
          <w:sz w:val="24"/>
          <w:szCs w:val="24"/>
        </w:rPr>
        <w:t>Example: {4, 2, 4, 7, 2, 9, 7, 1, 9, 1} produces {4, 2, 7, 9, 1}, with a count of 5.</w:t>
      </w:r>
    </w:p>
    <w:p w14:paraId="0B818CFD" w14:textId="448C02E1" w:rsidR="002011AB" w:rsidRDefault="001325AC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array’s physical capacity remains 10; only the first 5 positions represent the result. </w:t>
      </w:r>
    </w:p>
    <w:p w14:paraId="4A573BB1" w14:textId="0A73BD1A" w:rsidR="00987092" w:rsidRPr="00987092" w:rsidRDefault="00987092" w:rsidP="00987092">
      <w:pPr>
        <w:ind w:left="360"/>
        <w:jc w:val="center"/>
        <w:rPr>
          <w:b/>
          <w:bCs/>
          <w:sz w:val="32"/>
          <w:szCs w:val="32"/>
        </w:rPr>
      </w:pPr>
      <w:r w:rsidRPr="00987092">
        <w:rPr>
          <w:b/>
          <w:bCs/>
          <w:sz w:val="32"/>
          <w:szCs w:val="32"/>
          <w:highlight w:val="green"/>
        </w:rPr>
        <w:t>CODE</w:t>
      </w:r>
    </w:p>
    <w:p w14:paraId="51DDF041" w14:textId="425948F2" w:rsidR="00A25C26" w:rsidRDefault="00A25C26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CF303C5" wp14:editId="00AEFB47">
            <wp:extent cx="5943600" cy="3419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48D" w14:textId="3F5B4538" w:rsidR="00987092" w:rsidRDefault="00A25C26" w:rsidP="00987092">
      <w:pPr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A11963C" wp14:editId="6FFE2DFA">
            <wp:extent cx="5943600" cy="1453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5DCC" w14:textId="0EBE569D" w:rsidR="00987092" w:rsidRDefault="00987092" w:rsidP="00987092">
      <w:pPr>
        <w:ind w:left="360"/>
        <w:jc w:val="center"/>
        <w:rPr>
          <w:sz w:val="24"/>
          <w:szCs w:val="24"/>
        </w:rPr>
      </w:pPr>
    </w:p>
    <w:p w14:paraId="370D7703" w14:textId="22D6AA12" w:rsidR="00987092" w:rsidRPr="00987092" w:rsidRDefault="00987092" w:rsidP="00987092">
      <w:pPr>
        <w:ind w:left="360"/>
        <w:jc w:val="center"/>
        <w:rPr>
          <w:sz w:val="32"/>
          <w:szCs w:val="32"/>
        </w:rPr>
      </w:pPr>
      <w:r w:rsidRPr="00987092">
        <w:rPr>
          <w:sz w:val="24"/>
          <w:szCs w:val="24"/>
          <w:highlight w:val="green"/>
        </w:rPr>
        <w:t>OUTPUT</w:t>
      </w:r>
      <w:bookmarkStart w:id="253" w:name="_GoBack"/>
      <w:bookmarkEnd w:id="253"/>
    </w:p>
    <w:p w14:paraId="765034E4" w14:textId="75AE26D7" w:rsidR="00A25C26" w:rsidRDefault="00A25C26" w:rsidP="00987092">
      <w:pPr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68F132" wp14:editId="0910F496">
            <wp:extent cx="5943600" cy="35140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EFD9" w14:textId="77777777" w:rsidR="00A25C26" w:rsidRDefault="00A25C26">
      <w:pPr>
        <w:ind w:left="360"/>
        <w:rPr>
          <w:sz w:val="24"/>
          <w:szCs w:val="24"/>
        </w:rPr>
      </w:pPr>
    </w:p>
    <w:p w14:paraId="0481AF9C" w14:textId="7438844B" w:rsidR="00A25C26" w:rsidRDefault="00A25C26">
      <w:pPr>
        <w:ind w:left="360"/>
        <w:rPr>
          <w:sz w:val="24"/>
          <w:szCs w:val="24"/>
        </w:rPr>
      </w:pPr>
    </w:p>
    <w:p w14:paraId="13372987" w14:textId="2B8D871D" w:rsidR="00A25C26" w:rsidRDefault="00A25C26">
      <w:pPr>
        <w:ind w:left="360"/>
        <w:rPr>
          <w:sz w:val="24"/>
          <w:szCs w:val="24"/>
        </w:rPr>
      </w:pPr>
    </w:p>
    <w:p w14:paraId="040A7F02" w14:textId="77777777" w:rsidR="002011AB" w:rsidRPr="00A25C26" w:rsidRDefault="001325AC" w:rsidP="00A25C26">
      <w:pPr>
        <w:pStyle w:val="Heading1"/>
        <w:keepNext w:val="0"/>
        <w:spacing w:before="480" w:after="120" w:line="259" w:lineRule="auto"/>
        <w:jc w:val="center"/>
        <w:rPr>
          <w:rFonts w:ascii="Calibri" w:eastAsia="Calibri" w:hAnsi="Calibri" w:cs="Calibri"/>
          <w:sz w:val="30"/>
          <w:szCs w:val="30"/>
          <w:highlight w:val="yellow"/>
          <w:u w:val="double"/>
        </w:rPr>
      </w:pPr>
      <w:bookmarkStart w:id="254" w:name="_heading=h.ne3fuuner3pi" w:colFirst="0" w:colLast="0"/>
      <w:bookmarkEnd w:id="254"/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 xml:space="preserve">    Task 8</w:t>
      </w:r>
      <w:r w:rsidRPr="00A25C26">
        <w:rPr>
          <w:rFonts w:ascii="Calibri" w:eastAsia="Calibri" w:hAnsi="Calibri" w:cs="Calibri"/>
          <w:sz w:val="30"/>
          <w:szCs w:val="30"/>
          <w:highlight w:val="yellow"/>
          <w:u w:val="double"/>
        </w:rPr>
        <w:t>:</w:t>
      </w:r>
    </w:p>
    <w:p w14:paraId="21B732F0" w14:textId="77777777" w:rsidR="002011AB" w:rsidRDefault="001325AC">
      <w:pPr>
        <w:spacing w:after="80" w:line="259" w:lineRule="auto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Create a folder named dsa-lab01 and place your </w:t>
      </w:r>
      <w:proofErr w:type="gramStart"/>
      <w:r>
        <w:rPr>
          <w:sz w:val="24"/>
          <w:szCs w:val="24"/>
        </w:rPr>
        <w:t>tasks  inside</w:t>
      </w:r>
      <w:proofErr w:type="gramEnd"/>
      <w:r>
        <w:rPr>
          <w:sz w:val="24"/>
          <w:szCs w:val="24"/>
        </w:rPr>
        <w:t xml:space="preserve"> it. Open a terminal in that folder. Git setup is to be demonstrated by the lab engineer.</w:t>
      </w:r>
    </w:p>
    <w:p w14:paraId="0C29F868" w14:textId="00D6E3C4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git </w:t>
      </w:r>
      <w:proofErr w:type="spellStart"/>
      <w:r>
        <w:rPr>
          <w:sz w:val="24"/>
          <w:szCs w:val="24"/>
        </w:rPr>
        <w:t>init</w:t>
      </w:r>
      <w:proofErr w:type="spellEnd"/>
    </w:p>
    <w:p w14:paraId="4EEC74B3" w14:textId="417E7D3A" w:rsidR="00A25C26" w:rsidRDefault="00A25C26" w:rsidP="00A25C26">
      <w:p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2C96FDBA" wp14:editId="71A26442">
            <wp:extent cx="5943600" cy="13055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71BE" w14:textId="2AF01164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56D80603" w14:textId="255DDEB7" w:rsidR="00A25C26" w:rsidRDefault="00A25C26" w:rsidP="00A25C26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35D3AC" wp14:editId="443C8A68">
            <wp:extent cx="5943600" cy="33877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5633" w14:textId="2C5AB718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add task2.cpp task3.cpp task4.cpp</w:t>
      </w:r>
    </w:p>
    <w:p w14:paraId="2F2EEA56" w14:textId="4B220EFB" w:rsidR="00A25C26" w:rsidRDefault="00A25C26" w:rsidP="00A25C26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74A59A0F" wp14:editId="2C4C3CF4">
            <wp:extent cx="5943600" cy="4908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A3A4" w14:textId="51072B9E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commit -m "Add array and Student class exe</w:t>
      </w:r>
      <w:r>
        <w:rPr>
          <w:sz w:val="24"/>
          <w:szCs w:val="24"/>
        </w:rPr>
        <w:t>rcises"</w:t>
      </w:r>
    </w:p>
    <w:p w14:paraId="1B211EF9" w14:textId="4185F8EB" w:rsidR="00A25C26" w:rsidRDefault="00A25C26" w:rsidP="00A25C26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4BAB2BE8" wp14:editId="0504029C">
            <wp:extent cx="5943600" cy="9963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9E80" w14:textId="79BC4522" w:rsidR="002011AB" w:rsidRDefault="001325AC">
      <w:pPr>
        <w:numPr>
          <w:ilvl w:val="0"/>
          <w:numId w:val="2"/>
        </w:numPr>
        <w:spacing w:after="8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Create README.md with your name, registration number, one sentence about each program, and the three Task 3 test results. Then run:</w:t>
      </w:r>
    </w:p>
    <w:p w14:paraId="46B52DD3" w14:textId="0DD26EBC" w:rsidR="00A24C7F" w:rsidRDefault="00A24C7F" w:rsidP="00A24C7F">
      <w:pPr>
        <w:numPr>
          <w:ilvl w:val="0"/>
          <w:numId w:val="2"/>
        </w:numPr>
        <w:spacing w:after="8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5CEEC79C" wp14:editId="5E547E9B">
            <wp:extent cx="5943600" cy="16154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58C2" w14:textId="212C5392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add README.md</w:t>
      </w:r>
    </w:p>
    <w:p w14:paraId="3C8EDEF5" w14:textId="6B4161CB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518C2D" wp14:editId="55E24498">
            <wp:extent cx="5943600" cy="10814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F686" w14:textId="36E1935D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commit -m "Document programs and test results"</w:t>
      </w:r>
    </w:p>
    <w:p w14:paraId="06DF2158" w14:textId="3B096356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7234B294" wp14:editId="6EEBC73E">
            <wp:extent cx="5943600" cy="954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49D3" w14:textId="4DC23C1F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2F8951C5" w14:textId="76CACE80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5D60F813" wp14:editId="1E024848">
            <wp:extent cx="5943600" cy="2534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E0A5" w14:textId="70174DD6" w:rsidR="002011AB" w:rsidRDefault="001325AC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git log </w:t>
      </w:r>
      <w:r w:rsidR="00BC7834"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oneline</w:t>
      </w:r>
      <w:proofErr w:type="spellEnd"/>
    </w:p>
    <w:p w14:paraId="3EF86E77" w14:textId="3B9F754E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drawing>
          <wp:inline distT="0" distB="0" distL="0" distR="0" wp14:anchorId="2B2DC01A" wp14:editId="3D47C8EE">
            <wp:extent cx="5943600" cy="8280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0A20" w14:textId="0B7FFCE4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sz w:val="24"/>
          <w:szCs w:val="24"/>
        </w:rPr>
        <w:t>Checking if README.md added</w:t>
      </w:r>
    </w:p>
    <w:p w14:paraId="6C2B2F1D" w14:textId="173A9A2C" w:rsidR="00BC7834" w:rsidRDefault="00BC7834" w:rsidP="00BC7834">
      <w:pPr>
        <w:numPr>
          <w:ilvl w:val="0"/>
          <w:numId w:val="2"/>
        </w:numPr>
        <w:spacing w:after="0" w:line="259" w:lineRule="auto"/>
        <w:ind w:left="54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3936DE" wp14:editId="273FED90">
            <wp:extent cx="5943600" cy="22561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EE3D" w14:textId="77777777" w:rsidR="002011AB" w:rsidRDefault="001325AC" w:rsidP="00987092">
      <w:pPr>
        <w:spacing w:after="80" w:line="259" w:lineRule="auto"/>
        <w:ind w:left="540"/>
        <w:rPr>
          <w:sz w:val="24"/>
          <w:szCs w:val="24"/>
        </w:rPr>
        <w:pPrChange w:id="255" w:author="Comparison" w:date="2026-09-08T22:59:00Z">
          <w:pPr>
            <w:numPr>
              <w:numId w:val="1"/>
            </w:numPr>
            <w:spacing w:after="80" w:line="259" w:lineRule="auto"/>
            <w:ind w:left="540" w:hanging="360"/>
          </w:pPr>
        </w:pPrChange>
      </w:pPr>
      <w:r>
        <w:rPr>
          <w:sz w:val="24"/>
          <w:szCs w:val="24"/>
        </w:rPr>
        <w:t>git add stages selected files. git commit records the staged version locally. git status shows file changes; git log shows commits. A commit does not upload files to GitHub. Stage only the named source and README files, not executables.</w:t>
      </w:r>
    </w:p>
    <w:p w14:paraId="6ADE5AE5" w14:textId="77777777" w:rsidR="002011AB" w:rsidRDefault="002011AB">
      <w:pPr>
        <w:spacing w:after="80" w:line="259" w:lineRule="auto"/>
        <w:ind w:left="1260"/>
      </w:pPr>
    </w:p>
    <w:p w14:paraId="6F5200FE" w14:textId="693B4D1B" w:rsidR="002011AB" w:rsidRDefault="001325AC" w:rsidP="00987092">
      <w:pPr>
        <w:spacing w:after="80" w:line="259" w:lineRule="auto"/>
        <w:ind w:left="1260"/>
        <w:rPr>
          <w:sz w:val="24"/>
          <w:szCs w:val="24"/>
        </w:rPr>
      </w:pPr>
      <w:r>
        <w:rPr>
          <w:sz w:val="24"/>
          <w:szCs w:val="24"/>
        </w:rPr>
        <w:t>If Git asks for an</w:t>
      </w:r>
      <w:r>
        <w:rPr>
          <w:sz w:val="24"/>
          <w:szCs w:val="24"/>
        </w:rPr>
        <w:t xml:space="preserve"> identity, the instructor will help you run git config user.name "Your Name" and git config </w:t>
      </w:r>
      <w:proofErr w:type="spellStart"/>
      <w:proofErr w:type="gramStart"/>
      <w:r>
        <w:rPr>
          <w:sz w:val="24"/>
          <w:szCs w:val="24"/>
        </w:rPr>
        <w:t>user.email</w:t>
      </w:r>
      <w:proofErr w:type="spellEnd"/>
      <w:proofErr w:type="gramEnd"/>
      <w:r>
        <w:rPr>
          <w:sz w:val="24"/>
          <w:szCs w:val="24"/>
        </w:rPr>
        <w:t xml:space="preserve"> "your-email@example.com" with your own details. These settings apply to this repository.</w:t>
      </w:r>
    </w:p>
    <w:p w14:paraId="4F6138F0" w14:textId="77777777" w:rsidR="00987092" w:rsidRDefault="00987092" w:rsidP="00987092">
      <w:pPr>
        <w:pStyle w:val="ListParagraph"/>
        <w:rPr>
          <w:sz w:val="24"/>
          <w:szCs w:val="24"/>
        </w:rPr>
      </w:pPr>
    </w:p>
    <w:p w14:paraId="2309F0A2" w14:textId="1B8CAB87" w:rsidR="00987092" w:rsidRDefault="00987092" w:rsidP="00987092">
      <w:pPr>
        <w:spacing w:after="80" w:line="259" w:lineRule="auto"/>
        <w:ind w:left="1260"/>
        <w:rPr>
          <w:sz w:val="24"/>
          <w:szCs w:val="24"/>
        </w:rPr>
      </w:pPr>
      <w:r>
        <w:rPr>
          <w:noProof/>
        </w:rPr>
        <w:drawing>
          <wp:inline distT="0" distB="0" distL="0" distR="0" wp14:anchorId="7E9D2199" wp14:editId="670E05D2">
            <wp:extent cx="5943600" cy="336296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4E9C" w14:textId="77777777" w:rsidR="002011AB" w:rsidRDefault="002011AB" w:rsidP="00A25C26">
      <w:pPr>
        <w:pStyle w:val="Heading1"/>
        <w:keepNext w:val="0"/>
        <w:spacing w:before="480" w:after="120" w:line="259" w:lineRule="auto"/>
        <w:rPr>
          <w:b w:val="0"/>
          <w:bCs w:val="0"/>
          <w:sz w:val="28"/>
          <w:szCs w:val="28"/>
        </w:rPr>
      </w:pPr>
      <w:bookmarkStart w:id="256" w:name="_heading=h.dbcmtn8yn3ke" w:colFirst="0" w:colLast="0"/>
      <w:bookmarkEnd w:id="256"/>
    </w:p>
    <w:sectPr w:rsidR="002011AB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D8A19" w14:textId="77777777" w:rsidR="001325AC" w:rsidRDefault="001325AC">
      <w:pPr>
        <w:spacing w:after="0" w:line="240" w:lineRule="auto"/>
      </w:pPr>
      <w:r>
        <w:separator/>
      </w:r>
    </w:p>
  </w:endnote>
  <w:endnote w:type="continuationSeparator" w:id="0">
    <w:p w14:paraId="01222C33" w14:textId="77777777" w:rsidR="001325AC" w:rsidRDefault="001325AC">
      <w:pPr>
        <w:spacing w:after="0" w:line="240" w:lineRule="auto"/>
      </w:pPr>
      <w:r>
        <w:continuationSeparator/>
      </w:r>
    </w:p>
  </w:endnote>
  <w:endnote w:type="continuationNotice" w:id="1">
    <w:p w14:paraId="6AF3A376" w14:textId="77777777" w:rsidR="001325AC" w:rsidRDefault="001325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E8ADC3C2-CE52-46C5-85A1-788640657A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7353BB3-D58A-46E8-9EFB-9E90663BD5EF}"/>
    <w:embedBold r:id="rId3" w:fontKey="{E7B3E1B7-3524-4A7D-B050-3F199A5D88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7C1562-32C1-414D-8551-A4DAB5859C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DE5630A-7873-4F05-92BD-0AD0941EDE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C34FAFA-95D3-49DE-BA5B-B66C95E578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18F23" w14:textId="77777777" w:rsidR="00A25C26" w:rsidRDefault="00A25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18CD78" w14:textId="77777777" w:rsidR="001325AC" w:rsidRDefault="001325AC">
      <w:pPr>
        <w:spacing w:after="0" w:line="240" w:lineRule="auto"/>
      </w:pPr>
      <w:r>
        <w:separator/>
      </w:r>
    </w:p>
  </w:footnote>
  <w:footnote w:type="continuationSeparator" w:id="0">
    <w:p w14:paraId="0833C4D4" w14:textId="77777777" w:rsidR="001325AC" w:rsidRDefault="001325AC">
      <w:pPr>
        <w:spacing w:after="0" w:line="240" w:lineRule="auto"/>
      </w:pPr>
      <w:r>
        <w:continuationSeparator/>
      </w:r>
    </w:p>
  </w:footnote>
  <w:footnote w:type="continuationNotice" w:id="1">
    <w:p w14:paraId="76AA03E0" w14:textId="77777777" w:rsidR="001325AC" w:rsidRDefault="001325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30A365" w14:textId="77777777" w:rsidR="002011AB" w:rsidRDefault="001325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noProof/>
        <w:color w:val="000000"/>
        <w:sz w:val="32"/>
        <w:szCs w:val="32"/>
      </w:rPr>
      <w:drawing>
        <wp:inline distT="0" distB="0" distL="0" distR="0">
          <wp:extent cx="5943600" cy="819150"/>
          <wp:effectExtent l="0" t="0" r="0" b="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65F5"/>
    <w:multiLevelType w:val="multilevel"/>
    <w:tmpl w:val="68503B54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AB4D09"/>
    <w:multiLevelType w:val="multilevel"/>
    <w:tmpl w:val="0CD21BB6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1AB"/>
    <w:rsid w:val="00127682"/>
    <w:rsid w:val="001325AC"/>
    <w:rsid w:val="001F6273"/>
    <w:rsid w:val="002011AB"/>
    <w:rsid w:val="002D07CF"/>
    <w:rsid w:val="0042367B"/>
    <w:rsid w:val="00591EE6"/>
    <w:rsid w:val="006017F0"/>
    <w:rsid w:val="00771472"/>
    <w:rsid w:val="00987092"/>
    <w:rsid w:val="00A24C7F"/>
    <w:rsid w:val="00A25C26"/>
    <w:rsid w:val="00BC7834"/>
    <w:rsid w:val="00C60D49"/>
    <w:rsid w:val="00D2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6BFC"/>
  <w15:docId w15:val="{387F0211-FDE6-42F5-A362-D59732BD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A3298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98"/>
  </w:style>
  <w:style w:type="paragraph" w:styleId="Footer">
    <w:name w:val="footer"/>
    <w:basedOn w:val="Normal"/>
    <w:link w:val="Foot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98"/>
  </w:style>
  <w:style w:type="paragraph" w:styleId="BalloonText">
    <w:name w:val="Balloon Text"/>
    <w:basedOn w:val="Normal"/>
    <w:link w:val="BalloonTextChar"/>
    <w:uiPriority w:val="99"/>
    <w:semiHidden/>
    <w:unhideWhenUsed/>
    <w:rsid w:val="005A3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2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4FCD"/>
    <w:rPr>
      <w:color w:val="0000FF" w:themeColor="hyperlink"/>
      <w:u w:val="single"/>
    </w:rPr>
  </w:style>
  <w:style w:type="paragraph" w:customStyle="1" w:styleId="Default">
    <w:name w:val="Default"/>
    <w:rsid w:val="00E5136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9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TableNormal10">
    <w:name w:val="TableNormal1"/>
    <w:rsid w:val="00A25C2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A25C2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A25C2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">
    <w:name w:val="4"/>
    <w:basedOn w:val="TableNormal"/>
    <w:rsid w:val="00A25C26"/>
    <w:tblPr>
      <w:tblStyleRowBandSize w:val="1"/>
      <w:tblStyleColBandSize w:val="1"/>
    </w:tblPr>
  </w:style>
  <w:style w:type="table" w:customStyle="1" w:styleId="3">
    <w:name w:val="3"/>
    <w:basedOn w:val="TableNormal"/>
    <w:rsid w:val="00A25C26"/>
    <w:tblPr>
      <w:tblStyleRowBandSize w:val="1"/>
      <w:tblStyleColBandSize w:val="1"/>
    </w:tblPr>
  </w:style>
  <w:style w:type="table" w:customStyle="1" w:styleId="2">
    <w:name w:val="2"/>
    <w:basedOn w:val="TableNormal"/>
    <w:rsid w:val="00A25C26"/>
    <w:tblPr>
      <w:tblStyleRowBandSize w:val="1"/>
      <w:tblStyleColBandSize w:val="1"/>
    </w:tblPr>
  </w:style>
  <w:style w:type="table" w:customStyle="1" w:styleId="1">
    <w:name w:val="1"/>
    <w:basedOn w:val="TableNormal"/>
    <w:rsid w:val="00A25C26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A25C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WxvEF1fPnb/J6BhJJ/zC7mh6Q==">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</cp:revision>
  <dcterms:created xsi:type="dcterms:W3CDTF">2026-01-16T03:26:00Z</dcterms:created>
  <dcterms:modified xsi:type="dcterms:W3CDTF">2026-09-08T18:51:00Z</dcterms:modified>
</cp:coreProperties>
</file>